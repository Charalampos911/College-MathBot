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7567" w:type="dxa"/>
        <w:tblInd w:w="-5" w:type="dxa"/>
        <w:tblLook w:val="0000" w:firstRow="0" w:lastRow="0" w:firstColumn="0" w:lastColumn="0" w:noHBand="0" w:noVBand="0"/>
      </w:tblPr>
      <w:tblGrid>
        <w:gridCol w:w="2984"/>
        <w:gridCol w:w="4583"/>
      </w:tblGrid>
      <w:tr w:rsidR="002061DE" w14:paraId="7287C22C" w14:textId="77777777" w:rsidTr="002061DE">
        <w:trPr>
          <w:trHeight w:val="1222"/>
        </w:trPr>
        <w:tc>
          <w:tcPr>
            <w:tcW w:w="2984" w:type="dxa"/>
          </w:tcPr>
          <w:p w14:paraId="385D9133" w14:textId="3D75196D" w:rsidR="002061DE" w:rsidRDefault="002061DE" w:rsidP="00861983">
            <w:pPr>
              <w:spacing w:line="360" w:lineRule="auto"/>
              <w:rPr>
                <w:rFonts w:ascii="Consolas" w:hAnsi="Consolas"/>
                <w:b/>
                <w:color w:val="222222"/>
                <w:sz w:val="36"/>
                <w:szCs w:val="36"/>
                <w:shd w:val="clear" w:color="auto" w:fill="FFFFFF"/>
              </w:rPr>
            </w:pPr>
            <w:r>
              <w:rPr>
                <w:rFonts w:ascii="Consolas" w:hAnsi="Consolas"/>
                <w:b/>
                <w:noProof/>
                <w:color w:val="222222"/>
                <w:sz w:val="36"/>
                <w:szCs w:val="36"/>
                <w:shd w:val="clear" w:color="auto" w:fill="FFFFFF"/>
                <w:lang w:val="en-US"/>
              </w:rPr>
              <w:drawing>
                <wp:inline distT="0" distB="0" distL="0" distR="0" wp14:anchorId="139FA20D" wp14:editId="663E1DAC">
                  <wp:extent cx="1600200" cy="1600200"/>
                  <wp:effectExtent l="0" t="0" r="0" b="0"/>
                  <wp:docPr id="17" name="Picture 17" descr="C:\Users\haral\AppData\Local\Microsoft\Windows\INetCache\Content.Word\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ral\AppData\Local\Microsoft\Windows\INetCache\Content.Word\downloa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tc>
        <w:tc>
          <w:tcPr>
            <w:tcW w:w="4583" w:type="dxa"/>
          </w:tcPr>
          <w:p w14:paraId="7DD0F28C" w14:textId="77777777" w:rsidR="002061DE" w:rsidRDefault="002061DE" w:rsidP="00861983">
            <w:pPr>
              <w:spacing w:line="360" w:lineRule="auto"/>
              <w:rPr>
                <w:rFonts w:ascii="Consolas" w:hAnsi="Consolas"/>
                <w:b/>
                <w:color w:val="222222"/>
                <w:sz w:val="36"/>
                <w:szCs w:val="36"/>
                <w:shd w:val="clear" w:color="auto" w:fill="FFFFFF"/>
              </w:rPr>
            </w:pPr>
          </w:p>
          <w:p w14:paraId="19871DFA" w14:textId="77777777" w:rsidR="002061DE" w:rsidRDefault="002061DE" w:rsidP="00861983">
            <w:pPr>
              <w:spacing w:line="360" w:lineRule="auto"/>
              <w:rPr>
                <w:rFonts w:ascii="Consolas" w:hAnsi="Consolas"/>
                <w:b/>
                <w:color w:val="222222"/>
                <w:sz w:val="36"/>
                <w:szCs w:val="36"/>
                <w:shd w:val="clear" w:color="auto" w:fill="FFFFFF"/>
              </w:rPr>
            </w:pPr>
          </w:p>
          <w:p w14:paraId="41FD3D05" w14:textId="11F882A4" w:rsidR="002061DE" w:rsidRPr="002061DE" w:rsidRDefault="002061DE" w:rsidP="00861983">
            <w:pPr>
              <w:spacing w:line="360" w:lineRule="auto"/>
              <w:rPr>
                <w:b/>
                <w:sz w:val="36"/>
                <w:szCs w:val="36"/>
              </w:rPr>
            </w:pPr>
            <w:r w:rsidRPr="002061DE">
              <w:rPr>
                <w:rFonts w:ascii="Consolas" w:hAnsi="Consolas"/>
                <w:b/>
                <w:color w:val="222222"/>
                <w:sz w:val="36"/>
                <w:szCs w:val="36"/>
                <w:shd w:val="clear" w:color="auto" w:fill="FFFFFF"/>
              </w:rPr>
              <w:t>ΤΕΙ Ανατολικής Μακεδονίας</w:t>
            </w:r>
            <w:r>
              <w:rPr>
                <w:rFonts w:ascii="Consolas" w:hAnsi="Consolas"/>
                <w:b/>
                <w:color w:val="222222"/>
                <w:sz w:val="36"/>
                <w:szCs w:val="36"/>
                <w:shd w:val="clear" w:color="auto" w:fill="FFFFFF"/>
              </w:rPr>
              <w:t xml:space="preserve"> και </w:t>
            </w:r>
            <w:r w:rsidRPr="002061DE">
              <w:rPr>
                <w:rFonts w:ascii="Consolas" w:hAnsi="Consolas"/>
                <w:b/>
                <w:color w:val="222222"/>
                <w:sz w:val="36"/>
                <w:szCs w:val="36"/>
                <w:shd w:val="clear" w:color="auto" w:fill="FFFFFF"/>
              </w:rPr>
              <w:t>Θράκης</w:t>
            </w:r>
          </w:p>
          <w:p w14:paraId="7C4EB522" w14:textId="62B4423A" w:rsidR="002061DE" w:rsidRDefault="002061DE" w:rsidP="00861983">
            <w:pPr>
              <w:spacing w:line="360" w:lineRule="auto"/>
              <w:rPr>
                <w:rFonts w:ascii="Consolas" w:hAnsi="Consolas"/>
                <w:b/>
                <w:color w:val="222222"/>
                <w:sz w:val="36"/>
                <w:szCs w:val="36"/>
                <w:shd w:val="clear" w:color="auto" w:fill="FFFFFF"/>
              </w:rPr>
            </w:pPr>
          </w:p>
        </w:tc>
      </w:tr>
    </w:tbl>
    <w:p w14:paraId="0798CB2F" w14:textId="4DAB239E" w:rsidR="002061DE" w:rsidRPr="00802868" w:rsidRDefault="00802868" w:rsidP="00861983">
      <w:pPr>
        <w:spacing w:line="360" w:lineRule="auto"/>
        <w:jc w:val="center"/>
        <w:rPr>
          <w:b/>
          <w:sz w:val="40"/>
          <w:szCs w:val="40"/>
        </w:rPr>
      </w:pPr>
      <w:r w:rsidRPr="00802868">
        <w:rPr>
          <w:b/>
          <w:sz w:val="40"/>
          <w:szCs w:val="40"/>
        </w:rPr>
        <w:t>Τμήμα Μηχανικών Πληροφορικής</w:t>
      </w:r>
    </w:p>
    <w:p w14:paraId="087CB444" w14:textId="14457B76" w:rsidR="002061DE" w:rsidRPr="002061DE" w:rsidRDefault="002061DE" w:rsidP="00861983">
      <w:pPr>
        <w:spacing w:line="360" w:lineRule="auto"/>
        <w:jc w:val="center"/>
        <w:rPr>
          <w:b/>
          <w:sz w:val="72"/>
          <w:szCs w:val="72"/>
        </w:rPr>
      </w:pPr>
      <w:r w:rsidRPr="002061DE">
        <w:rPr>
          <w:b/>
          <w:sz w:val="72"/>
          <w:szCs w:val="72"/>
        </w:rPr>
        <w:t>ΠΤΥΧΙΑΚΗ ΕΡΓΑΣΙΑ</w:t>
      </w:r>
    </w:p>
    <w:p w14:paraId="331C43C2" w14:textId="31520673" w:rsidR="002061DE" w:rsidRPr="002061DE" w:rsidRDefault="002061DE" w:rsidP="00861983">
      <w:pPr>
        <w:spacing w:line="360" w:lineRule="auto"/>
        <w:jc w:val="center"/>
        <w:rPr>
          <w:b/>
          <w:sz w:val="40"/>
          <w:szCs w:val="40"/>
        </w:rPr>
      </w:pPr>
      <w:r w:rsidRPr="002061DE">
        <w:rPr>
          <w:rFonts w:ascii="Arial Unicode MS" w:eastAsia="Arial Unicode MS" w:hAnsi="Arial Unicode MS" w:cs="Arial Unicode MS" w:hint="eastAsia"/>
          <w:b/>
          <w:sz w:val="40"/>
          <w:szCs w:val="40"/>
        </w:rPr>
        <w:t>&lt;&lt;</w:t>
      </w:r>
      <w:proofErr w:type="spellStart"/>
      <w:r w:rsidRPr="002061DE">
        <w:rPr>
          <w:rFonts w:ascii="Arial Unicode MS" w:eastAsia="Arial Unicode MS" w:hAnsi="Arial Unicode MS" w:cs="Arial Unicode MS" w:hint="eastAsia"/>
          <w:b/>
          <w:sz w:val="40"/>
          <w:szCs w:val="40"/>
        </w:rPr>
        <w:t>Έν</w:t>
      </w:r>
      <w:proofErr w:type="spellEnd"/>
      <w:r w:rsidRPr="002061DE">
        <w:rPr>
          <w:rFonts w:ascii="Arial Unicode MS" w:eastAsia="Arial Unicode MS" w:hAnsi="Arial Unicode MS" w:cs="Arial Unicode MS" w:hint="eastAsia"/>
          <w:b/>
          <w:sz w:val="40"/>
          <w:szCs w:val="40"/>
        </w:rPr>
        <w:t xml:space="preserve">ας </w:t>
      </w:r>
      <w:proofErr w:type="spellStart"/>
      <w:r w:rsidRPr="002061DE">
        <w:rPr>
          <w:rFonts w:ascii="Arial Unicode MS" w:eastAsia="Arial Unicode MS" w:hAnsi="Arial Unicode MS" w:cs="Arial Unicode MS" w:hint="eastAsia"/>
          <w:b/>
          <w:sz w:val="40"/>
          <w:szCs w:val="40"/>
        </w:rPr>
        <w:t>τεχνητός</w:t>
      </w:r>
      <w:proofErr w:type="spellEnd"/>
      <w:r w:rsidRPr="002061DE">
        <w:rPr>
          <w:rFonts w:ascii="Arial Unicode MS" w:eastAsia="Arial Unicode MS" w:hAnsi="Arial Unicode MS" w:cs="Arial Unicode MS" w:hint="eastAsia"/>
          <w:b/>
          <w:sz w:val="40"/>
          <w:szCs w:val="40"/>
        </w:rPr>
        <w:t xml:space="preserve"> </w:t>
      </w:r>
      <w:proofErr w:type="spellStart"/>
      <w:r w:rsidRPr="002061DE">
        <w:rPr>
          <w:rFonts w:ascii="Arial Unicode MS" w:eastAsia="Arial Unicode MS" w:hAnsi="Arial Unicode MS" w:cs="Arial Unicode MS" w:hint="eastAsia"/>
          <w:b/>
          <w:sz w:val="40"/>
          <w:szCs w:val="40"/>
        </w:rPr>
        <w:t>δάσκ</w:t>
      </w:r>
      <w:proofErr w:type="spellEnd"/>
      <w:r w:rsidRPr="002061DE">
        <w:rPr>
          <w:rFonts w:ascii="Arial Unicode MS" w:eastAsia="Arial Unicode MS" w:hAnsi="Arial Unicode MS" w:cs="Arial Unicode MS" w:hint="eastAsia"/>
          <w:b/>
          <w:sz w:val="40"/>
          <w:szCs w:val="40"/>
        </w:rPr>
        <w:t>αλος μα</w:t>
      </w:r>
      <w:proofErr w:type="spellStart"/>
      <w:r w:rsidRPr="002061DE">
        <w:rPr>
          <w:rFonts w:ascii="Arial Unicode MS" w:eastAsia="Arial Unicode MS" w:hAnsi="Arial Unicode MS" w:cs="Arial Unicode MS" w:hint="eastAsia"/>
          <w:b/>
          <w:sz w:val="40"/>
          <w:szCs w:val="40"/>
        </w:rPr>
        <w:t>θημ</w:t>
      </w:r>
      <w:proofErr w:type="spellEnd"/>
      <w:r w:rsidRPr="002061DE">
        <w:rPr>
          <w:rFonts w:ascii="Arial Unicode MS" w:eastAsia="Arial Unicode MS" w:hAnsi="Arial Unicode MS" w:cs="Arial Unicode MS" w:hint="eastAsia"/>
          <w:b/>
          <w:sz w:val="40"/>
          <w:szCs w:val="40"/>
        </w:rPr>
        <w:t>ατικών π</w:t>
      </w:r>
      <w:proofErr w:type="spellStart"/>
      <w:r w:rsidRPr="002061DE">
        <w:rPr>
          <w:rFonts w:ascii="Arial Unicode MS" w:eastAsia="Arial Unicode MS" w:hAnsi="Arial Unicode MS" w:cs="Arial Unicode MS" w:hint="eastAsia"/>
          <w:b/>
          <w:sz w:val="40"/>
          <w:szCs w:val="40"/>
        </w:rPr>
        <w:t>ου</w:t>
      </w:r>
      <w:proofErr w:type="spellEnd"/>
      <w:r w:rsidRPr="002061DE">
        <w:rPr>
          <w:rFonts w:ascii="Arial Unicode MS" w:eastAsia="Arial Unicode MS" w:hAnsi="Arial Unicode MS" w:cs="Arial Unicode MS" w:hint="eastAsia"/>
          <w:b/>
          <w:sz w:val="40"/>
          <w:szCs w:val="40"/>
        </w:rPr>
        <w:t xml:space="preserve"> βα</w:t>
      </w:r>
      <w:proofErr w:type="spellStart"/>
      <w:r w:rsidRPr="002061DE">
        <w:rPr>
          <w:rFonts w:ascii="Arial Unicode MS" w:eastAsia="Arial Unicode MS" w:hAnsi="Arial Unicode MS" w:cs="Arial Unicode MS" w:hint="eastAsia"/>
          <w:b/>
          <w:sz w:val="40"/>
          <w:szCs w:val="40"/>
        </w:rPr>
        <w:t>σίζετ</w:t>
      </w:r>
      <w:proofErr w:type="spellEnd"/>
      <w:r w:rsidRPr="002061DE">
        <w:rPr>
          <w:rFonts w:ascii="Arial Unicode MS" w:eastAsia="Arial Unicode MS" w:hAnsi="Arial Unicode MS" w:cs="Arial Unicode MS" w:hint="eastAsia"/>
          <w:b/>
          <w:sz w:val="40"/>
          <w:szCs w:val="40"/>
        </w:rPr>
        <w:t xml:space="preserve">αι </w:t>
      </w:r>
      <w:proofErr w:type="spellStart"/>
      <w:r w:rsidRPr="002061DE">
        <w:rPr>
          <w:rFonts w:ascii="Arial Unicode MS" w:eastAsia="Arial Unicode MS" w:hAnsi="Arial Unicode MS" w:cs="Arial Unicode MS" w:hint="eastAsia"/>
          <w:b/>
          <w:sz w:val="40"/>
          <w:szCs w:val="40"/>
        </w:rPr>
        <w:t>σε</w:t>
      </w:r>
      <w:proofErr w:type="spellEnd"/>
      <w:r w:rsidRPr="002061DE">
        <w:rPr>
          <w:rFonts w:ascii="Arial Unicode MS" w:eastAsia="Arial Unicode MS" w:hAnsi="Arial Unicode MS" w:cs="Arial Unicode MS" w:hint="eastAsia"/>
          <w:b/>
          <w:sz w:val="40"/>
          <w:szCs w:val="40"/>
        </w:rPr>
        <w:t xml:space="preserve"> π</w:t>
      </w:r>
      <w:proofErr w:type="spellStart"/>
      <w:r w:rsidRPr="002061DE">
        <w:rPr>
          <w:rFonts w:ascii="Arial Unicode MS" w:eastAsia="Arial Unicode MS" w:hAnsi="Arial Unicode MS" w:cs="Arial Unicode MS" w:hint="eastAsia"/>
          <w:b/>
          <w:sz w:val="40"/>
          <w:szCs w:val="40"/>
        </w:rPr>
        <w:t>ροφορικούς</w:t>
      </w:r>
      <w:proofErr w:type="spellEnd"/>
      <w:r w:rsidRPr="002061DE">
        <w:rPr>
          <w:rFonts w:ascii="Arial Unicode MS" w:eastAsia="Arial Unicode MS" w:hAnsi="Arial Unicode MS" w:cs="Arial Unicode MS" w:hint="eastAsia"/>
          <w:b/>
          <w:sz w:val="40"/>
          <w:szCs w:val="40"/>
        </w:rPr>
        <w:t xml:space="preserve"> </w:t>
      </w:r>
      <w:proofErr w:type="spellStart"/>
      <w:r w:rsidRPr="002061DE">
        <w:rPr>
          <w:rFonts w:ascii="Arial Unicode MS" w:eastAsia="Arial Unicode MS" w:hAnsi="Arial Unicode MS" w:cs="Arial Unicode MS" w:hint="eastAsia"/>
          <w:b/>
          <w:sz w:val="40"/>
          <w:szCs w:val="40"/>
        </w:rPr>
        <w:t>δι</w:t>
      </w:r>
      <w:proofErr w:type="spellEnd"/>
      <w:r w:rsidRPr="002061DE">
        <w:rPr>
          <w:rFonts w:ascii="Arial Unicode MS" w:eastAsia="Arial Unicode MS" w:hAnsi="Arial Unicode MS" w:cs="Arial Unicode MS" w:hint="eastAsia"/>
          <w:b/>
          <w:sz w:val="40"/>
          <w:szCs w:val="40"/>
        </w:rPr>
        <w:t>αλόγους&gt;&gt;</w:t>
      </w:r>
    </w:p>
    <w:p w14:paraId="25441783" w14:textId="77777777" w:rsidR="002061DE" w:rsidRDefault="002061DE" w:rsidP="00861983">
      <w:pPr>
        <w:spacing w:line="360" w:lineRule="auto"/>
        <w:jc w:val="center"/>
        <w:rPr>
          <w:b/>
          <w:sz w:val="32"/>
          <w:szCs w:val="32"/>
        </w:rPr>
      </w:pPr>
      <w:r w:rsidRPr="002061DE">
        <w:rPr>
          <w:b/>
          <w:sz w:val="32"/>
          <w:szCs w:val="32"/>
        </w:rPr>
        <w:t>Χαράλαμπος Ζερβούλης</w:t>
      </w:r>
    </w:p>
    <w:p w14:paraId="73528859" w14:textId="77777777" w:rsidR="002061DE" w:rsidRDefault="002061DE" w:rsidP="00861983">
      <w:pPr>
        <w:spacing w:line="360" w:lineRule="auto"/>
        <w:jc w:val="center"/>
        <w:rPr>
          <w:b/>
          <w:sz w:val="32"/>
          <w:szCs w:val="32"/>
        </w:rPr>
      </w:pPr>
      <w:r>
        <w:rPr>
          <w:b/>
          <w:sz w:val="32"/>
          <w:szCs w:val="32"/>
        </w:rPr>
        <w:t>Α.Μ: 3414</w:t>
      </w:r>
    </w:p>
    <w:p w14:paraId="1432536E" w14:textId="19C11E0F" w:rsidR="002D235C" w:rsidRDefault="00860118" w:rsidP="00861983">
      <w:pPr>
        <w:spacing w:line="360" w:lineRule="auto"/>
        <w:jc w:val="center"/>
        <w:rPr>
          <w:b/>
          <w:sz w:val="32"/>
          <w:szCs w:val="32"/>
        </w:rPr>
      </w:pPr>
      <w:r>
        <w:rPr>
          <w:b/>
          <w:sz w:val="32"/>
          <w:szCs w:val="32"/>
        </w:rPr>
        <w:t>Επιβλέπων</w:t>
      </w:r>
      <w:r w:rsidR="002061DE">
        <w:rPr>
          <w:b/>
          <w:sz w:val="32"/>
          <w:szCs w:val="32"/>
        </w:rPr>
        <w:t xml:space="preserve">: Καθηγητής </w:t>
      </w:r>
      <w:r w:rsidR="002061DE" w:rsidRPr="002061DE">
        <w:rPr>
          <w:b/>
          <w:sz w:val="32"/>
          <w:szCs w:val="32"/>
        </w:rPr>
        <w:t xml:space="preserve">Ελευθέριος Μωυσιάδης </w:t>
      </w:r>
    </w:p>
    <w:p w14:paraId="26685513" w14:textId="77777777" w:rsidR="00D73E58" w:rsidRDefault="00D73E58" w:rsidP="00861983">
      <w:pPr>
        <w:spacing w:line="360" w:lineRule="auto"/>
        <w:jc w:val="center"/>
        <w:rPr>
          <w:b/>
          <w:sz w:val="32"/>
          <w:szCs w:val="32"/>
        </w:rPr>
      </w:pPr>
    </w:p>
    <w:p w14:paraId="550BD0DF" w14:textId="77777777" w:rsidR="00860118" w:rsidRDefault="00860118" w:rsidP="00861983">
      <w:pPr>
        <w:spacing w:line="360" w:lineRule="auto"/>
        <w:rPr>
          <w:b/>
        </w:rPr>
      </w:pPr>
      <w:r>
        <w:rPr>
          <w:b/>
        </w:rPr>
        <w:br w:type="page"/>
      </w:r>
    </w:p>
    <w:p w14:paraId="0A88503D" w14:textId="77777777" w:rsidR="00893721" w:rsidRDefault="00893721" w:rsidP="00861983">
      <w:pPr>
        <w:spacing w:line="360" w:lineRule="auto"/>
        <w:rPr>
          <w:ins w:id="0" w:author="Λογαριασμός Microsoft" w:date="2021-02-16T06:52:00Z"/>
          <w:b/>
        </w:rPr>
      </w:pPr>
    </w:p>
    <w:p w14:paraId="23701D4C" w14:textId="77777777" w:rsidR="00861983" w:rsidRDefault="009A526E" w:rsidP="00861983">
      <w:pPr>
        <w:spacing w:line="360" w:lineRule="auto"/>
        <w:jc w:val="center"/>
        <w:rPr>
          <w:b/>
        </w:rPr>
      </w:pPr>
      <w:r w:rsidRPr="005E1B1C">
        <w:rPr>
          <w:b/>
        </w:rPr>
        <w:t>Πρόλογος</w:t>
      </w:r>
    </w:p>
    <w:p w14:paraId="27A70B71" w14:textId="1F20ABA0" w:rsidR="002D235C" w:rsidRPr="00DA1F38" w:rsidRDefault="00AF56F5" w:rsidP="00861983">
      <w:pPr>
        <w:spacing w:line="360" w:lineRule="auto"/>
        <w:ind w:firstLine="720"/>
        <w:jc w:val="both"/>
        <w:rPr>
          <w:b/>
        </w:rPr>
      </w:pPr>
      <w:r>
        <w:t xml:space="preserve">Την τελευταία δεκαετία </w:t>
      </w:r>
      <w:r w:rsidR="00B2102B" w:rsidRPr="00B2102B">
        <w:t>με την πρόοδο της τεχνολογίας υπολογιστών άρχισε να αναπτύσσεται η ανάγκη για ρομποτικο</w:t>
      </w:r>
      <w:r w:rsidR="0027052F">
        <w:t>ύς ομιλητές ή chatbots. Τέτοιου είδους</w:t>
      </w:r>
      <w:r w:rsidR="00B2102B" w:rsidRPr="00B2102B">
        <w:t xml:space="preserve"> ομιλητές αναπτύσσονται από πολλές εταιρίες σήμερα. Αυτή η εργασία θα </w:t>
      </w:r>
      <w:r w:rsidR="00562A9C" w:rsidRPr="00B2102B">
        <w:t>παρουσιά</w:t>
      </w:r>
      <w:r w:rsidR="00562A9C">
        <w:t>ζ</w:t>
      </w:r>
      <w:r w:rsidR="00562A9C" w:rsidRPr="00B2102B">
        <w:t>ει</w:t>
      </w:r>
      <w:r w:rsidR="00B2102B" w:rsidRPr="00B2102B">
        <w:t xml:space="preserve"> έναν ρομποτικό ομιλητή για τα βασικά μαθηματικά </w:t>
      </w:r>
      <w:r w:rsidR="0027052F" w:rsidRPr="0027052F">
        <w:t>πρωτοβάθμιας εκπαίδευσης</w:t>
      </w:r>
      <w:r w:rsidR="00B2102B" w:rsidRPr="00B2102B">
        <w:t>.</w:t>
      </w:r>
      <w:r w:rsidR="002D235C">
        <w:br w:type="page"/>
      </w:r>
    </w:p>
    <w:p w14:paraId="3C1F59F8" w14:textId="77777777" w:rsidR="00B2102B" w:rsidRDefault="00B2102B" w:rsidP="00861983">
      <w:pPr>
        <w:spacing w:line="360" w:lineRule="auto"/>
      </w:pPr>
    </w:p>
    <w:p w14:paraId="5E8FBD25" w14:textId="6BADA525" w:rsidR="007513D9" w:rsidRDefault="009A526E" w:rsidP="00861983">
      <w:pPr>
        <w:spacing w:line="360" w:lineRule="auto"/>
        <w:rPr>
          <w:b/>
        </w:rPr>
      </w:pPr>
      <w:r w:rsidRPr="005E1B1C">
        <w:rPr>
          <w:b/>
        </w:rPr>
        <w:t>Ευχαριστίες</w:t>
      </w:r>
    </w:p>
    <w:p w14:paraId="582083EB" w14:textId="290A9186" w:rsidR="002D235C" w:rsidRDefault="0003746B" w:rsidP="00861983">
      <w:pPr>
        <w:spacing w:line="360" w:lineRule="auto"/>
        <w:ind w:firstLine="720"/>
        <w:jc w:val="both"/>
      </w:pPr>
      <w:r w:rsidRPr="0003746B">
        <w:t>Θ</w:t>
      </w:r>
      <w:r w:rsidR="007513D9" w:rsidRPr="0003746B">
        <w:t>έλω</w:t>
      </w:r>
      <w:r>
        <w:t xml:space="preserve"> να ευχαριστήσω των κύριο Ελευθέριο Μωυσιάση για τις πολύ χρήσιμες υποδείξεις και την καθοδήγηση του στο πλαίσιο της εργασίας.</w:t>
      </w:r>
    </w:p>
    <w:p w14:paraId="157D935B" w14:textId="77777777" w:rsidR="002D235C" w:rsidRDefault="002D235C" w:rsidP="00861983">
      <w:pPr>
        <w:spacing w:line="360" w:lineRule="auto"/>
      </w:pPr>
      <w:r>
        <w:br w:type="page"/>
      </w:r>
    </w:p>
    <w:p w14:paraId="1931DD7C" w14:textId="77777777" w:rsidR="007513D9" w:rsidRPr="0003746B" w:rsidRDefault="007513D9" w:rsidP="00861983">
      <w:pPr>
        <w:spacing w:line="360" w:lineRule="auto"/>
        <w:rPr>
          <w:rFonts w:ascii="Roboto" w:hAnsi="Roboto"/>
          <w:color w:val="000000" w:themeColor="text1"/>
          <w:sz w:val="26"/>
          <w:szCs w:val="26"/>
          <w:shd w:val="clear" w:color="auto" w:fill="FFFFFF"/>
        </w:rPr>
      </w:pPr>
    </w:p>
    <w:p w14:paraId="3EF3FABE" w14:textId="1842A1FC" w:rsidR="009A526E" w:rsidRPr="005E1B1C" w:rsidRDefault="009A526E" w:rsidP="00861983">
      <w:pPr>
        <w:spacing w:line="360" w:lineRule="auto"/>
        <w:rPr>
          <w:b/>
        </w:rPr>
      </w:pPr>
      <w:r w:rsidRPr="005E1B1C">
        <w:rPr>
          <w:b/>
        </w:rPr>
        <w:t>Περίληψη</w:t>
      </w:r>
    </w:p>
    <w:p w14:paraId="6E62E69F" w14:textId="54636B25" w:rsidR="00AF56F5" w:rsidRDefault="00B2102B" w:rsidP="00861983">
      <w:pPr>
        <w:spacing w:after="120" w:line="360" w:lineRule="auto"/>
        <w:ind w:firstLine="720"/>
        <w:jc w:val="both"/>
      </w:pPr>
      <w:r w:rsidRPr="00B2102B">
        <w:t>Στην εργασία που ακολουθεί, θα κατασκευάσο</w:t>
      </w:r>
      <w:r w:rsidR="00D73E58">
        <w:t>υμε ένα προσαρμοσμένο chatbot σ</w:t>
      </w:r>
      <w:r w:rsidR="00AF56F5">
        <w:t>το μάθημα των μαθηματικών</w:t>
      </w:r>
      <w:r w:rsidR="0027052F">
        <w:t xml:space="preserve"> για μαθητες πρωτοβάθμιας εκπαίδευσης</w:t>
      </w:r>
      <w:r w:rsidR="00AF56F5">
        <w:t>.</w:t>
      </w:r>
    </w:p>
    <w:p w14:paraId="48D62331" w14:textId="39D475F5" w:rsidR="004C31EE" w:rsidRDefault="00D73E58" w:rsidP="00861983">
      <w:pPr>
        <w:spacing w:after="120" w:line="360" w:lineRule="auto"/>
        <w:ind w:firstLine="720"/>
        <w:jc w:val="both"/>
      </w:pPr>
      <w:r>
        <w:t xml:space="preserve">Το </w:t>
      </w:r>
      <w:r w:rsidRPr="00D73E58">
        <w:t xml:space="preserve">chatbot </w:t>
      </w:r>
      <w:r>
        <w:t>θα</w:t>
      </w:r>
      <w:r w:rsidR="00B2102B" w:rsidRPr="00B2102B">
        <w:t xml:space="preserve"> μπορεί να κατανοήσει αριθμητικές εκφράσεις και θα κάνει χρήση της τεχνολογίας αναγνωρίσεως ομιλίας. </w:t>
      </w:r>
    </w:p>
    <w:p w14:paraId="34C9DB8D" w14:textId="3A78EEE7" w:rsidR="00AF56F5" w:rsidRDefault="00D73E58" w:rsidP="00861983">
      <w:pPr>
        <w:spacing w:after="120" w:line="360" w:lineRule="auto"/>
        <w:ind w:firstLine="720"/>
        <w:jc w:val="both"/>
      </w:pPr>
      <w:r>
        <w:t xml:space="preserve">Αναπτύξαμε μία πλήρη εφαρμογή </w:t>
      </w:r>
      <w:r w:rsidR="004C31EE" w:rsidRPr="004C31EE">
        <w:t>με δι</w:t>
      </w:r>
      <w:r>
        <w:t xml:space="preserve">επαφή χρήστη και όλες </w:t>
      </w:r>
      <w:r w:rsidR="004C31EE" w:rsidRPr="004C31EE">
        <w:t>τις απαραίτητες λειτουργίες για ένα</w:t>
      </w:r>
      <w:r>
        <w:t xml:space="preserve"> πλήρες  </w:t>
      </w:r>
      <w:r w:rsidR="004C31EE" w:rsidRPr="004C31EE">
        <w:t xml:space="preserve">λειτουργικό chatbot για μαθηματικά πρωτοβάθμιας εκπαίδευσης που παρουσιάζεται στην ενότητα 5. </w:t>
      </w:r>
      <w:r>
        <w:t xml:space="preserve">Επίσης </w:t>
      </w:r>
      <w:r w:rsidR="004D1737">
        <w:t>αναπτύξαμε</w:t>
      </w:r>
      <w:r w:rsidR="004C31EE" w:rsidRPr="004C31EE">
        <w:t xml:space="preserve"> και ένα βοηθητικό δυναμικό πλαίσιο παρουσίασης των λύσεων </w:t>
      </w:r>
      <w:r w:rsidR="004D1737">
        <w:t>(</w:t>
      </w:r>
      <w:r w:rsidR="004C31EE" w:rsidRPr="004C31EE">
        <w:t xml:space="preserve"> τύπου λευκοπίνακα</w:t>
      </w:r>
      <w:r w:rsidR="004D1737">
        <w:t xml:space="preserve"> )</w:t>
      </w:r>
      <w:r w:rsidR="004C31EE" w:rsidRPr="004C31EE">
        <w:t xml:space="preserve"> που το ονομάσαμε whiteboard API.</w:t>
      </w:r>
    </w:p>
    <w:p w14:paraId="7263B1A2" w14:textId="4364E9BF" w:rsidR="002D235C" w:rsidRDefault="00DA1F38" w:rsidP="00861983">
      <w:pPr>
        <w:spacing w:after="120" w:line="360" w:lineRule="auto"/>
        <w:jc w:val="both"/>
      </w:pPr>
      <w:r>
        <w:t xml:space="preserve"> </w:t>
      </w:r>
      <w:r>
        <w:tab/>
      </w:r>
      <w:r w:rsidR="00B2102B" w:rsidRPr="00B2102B">
        <w:t xml:space="preserve">Στο αντικείμενο των chatbots για τα </w:t>
      </w:r>
      <w:r w:rsidR="00694F51">
        <w:t>μαθηματικά</w:t>
      </w:r>
      <w:r w:rsidR="00694F51" w:rsidRPr="00B2102B">
        <w:t xml:space="preserve"> </w:t>
      </w:r>
      <w:r w:rsidR="00B2102B" w:rsidRPr="00B2102B">
        <w:t>υπάρχει πολύ λίγος ανταγωνισμός και θα αναφερθούμε σε αυτόν στην ενότητα 2. Η κατασκευή ενός chatbot για μαθηματικά κρύβει κινδύνους για αυτόν που θα προσπαθήσει να το υλοποιήσει</w:t>
      </w:r>
      <w:r w:rsidR="00C314C0">
        <w:t xml:space="preserve">. </w:t>
      </w:r>
      <w:r w:rsidR="00B2102B" w:rsidRPr="00B2102B">
        <w:t>Κίνδυνοι όπως, της διαχείρισης κειμένων και κάποια πρακτικά αδιέξο</w:t>
      </w:r>
      <w:r w:rsidR="00C314C0">
        <w:t>δα που θα πρέπει να ξεπεραστούν ο</w:t>
      </w:r>
      <w:r w:rsidR="00C314C0" w:rsidRPr="00B2102B">
        <w:t>ι οποίοι θα αναλυθούν στην ενότητα 3.</w:t>
      </w:r>
    </w:p>
    <w:p w14:paraId="0E171610" w14:textId="77777777" w:rsidR="002D235C" w:rsidRDefault="002D235C" w:rsidP="00861983">
      <w:pPr>
        <w:spacing w:line="360" w:lineRule="auto"/>
      </w:pPr>
      <w:r>
        <w:br w:type="page"/>
      </w:r>
    </w:p>
    <w:p w14:paraId="1E84C338" w14:textId="77777777" w:rsidR="00B2102B" w:rsidRPr="00B42F70" w:rsidRDefault="00B2102B" w:rsidP="00861983">
      <w:pPr>
        <w:spacing w:line="360" w:lineRule="auto"/>
      </w:pPr>
    </w:p>
    <w:p w14:paraId="2F193CFA" w14:textId="77777777" w:rsidR="009A526E" w:rsidRDefault="009A526E" w:rsidP="00861983">
      <w:pPr>
        <w:spacing w:line="360" w:lineRule="auto"/>
        <w:rPr>
          <w:b/>
        </w:rPr>
      </w:pPr>
      <w:r w:rsidRPr="005E1B1C">
        <w:rPr>
          <w:b/>
        </w:rPr>
        <w:t>Πίνακας Περιεχομένων</w:t>
      </w:r>
    </w:p>
    <w:sdt>
      <w:sdtPr>
        <w:rPr>
          <w:rFonts w:asciiTheme="minorHAnsi" w:eastAsiaTheme="minorHAnsi" w:hAnsiTheme="minorHAnsi" w:cstheme="minorBidi"/>
          <w:color w:val="auto"/>
          <w:sz w:val="22"/>
          <w:szCs w:val="22"/>
          <w:lang w:val="el-GR"/>
        </w:rPr>
        <w:id w:val="-1678647459"/>
        <w:docPartObj>
          <w:docPartGallery w:val="Table of Contents"/>
          <w:docPartUnique/>
        </w:docPartObj>
      </w:sdtPr>
      <w:sdtEndPr>
        <w:rPr>
          <w:b/>
          <w:bCs/>
          <w:noProof/>
        </w:rPr>
      </w:sdtEndPr>
      <w:sdtContent>
        <w:p w14:paraId="4FBD86DE" w14:textId="77777777" w:rsidR="003700AD" w:rsidRPr="007C7B69" w:rsidRDefault="003700AD" w:rsidP="00861983">
          <w:pPr>
            <w:pStyle w:val="TOCHeading"/>
            <w:spacing w:line="360" w:lineRule="auto"/>
            <w:rPr>
              <w:lang w:val="el-GR"/>
            </w:rPr>
          </w:pPr>
          <w:r>
            <w:t>Table</w:t>
          </w:r>
          <w:r w:rsidRPr="007C7B69">
            <w:rPr>
              <w:lang w:val="el-GR"/>
            </w:rPr>
            <w:t xml:space="preserve"> </w:t>
          </w:r>
          <w:r>
            <w:t>of</w:t>
          </w:r>
          <w:r w:rsidRPr="007C7B69">
            <w:rPr>
              <w:lang w:val="el-GR"/>
            </w:rPr>
            <w:t xml:space="preserve"> </w:t>
          </w:r>
          <w:r>
            <w:t>Contents</w:t>
          </w:r>
        </w:p>
        <w:p w14:paraId="14C0C120" w14:textId="77777777" w:rsidR="002E03AB" w:rsidRDefault="003700AD">
          <w:pPr>
            <w:pStyle w:val="TOC1"/>
            <w:rPr>
              <w:rFonts w:eastAsiaTheme="minorEastAsia"/>
              <w:noProof/>
              <w:lang w:val="en-US"/>
            </w:rPr>
          </w:pPr>
          <w:r>
            <w:fldChar w:fldCharType="begin"/>
          </w:r>
          <w:r>
            <w:instrText xml:space="preserve"> TOC \o "1-3" \h \z \u </w:instrText>
          </w:r>
          <w:r>
            <w:fldChar w:fldCharType="separate"/>
          </w:r>
          <w:hyperlink w:anchor="_Toc65145939" w:history="1">
            <w:r w:rsidR="002E03AB" w:rsidRPr="003E2630">
              <w:rPr>
                <w:rStyle w:val="Hyperlink"/>
                <w:noProof/>
              </w:rPr>
              <w:t>Ενότητα 1. Εισαγωγή</w:t>
            </w:r>
            <w:r w:rsidR="002E03AB">
              <w:rPr>
                <w:noProof/>
                <w:webHidden/>
              </w:rPr>
              <w:tab/>
            </w:r>
            <w:r w:rsidR="002E03AB">
              <w:rPr>
                <w:noProof/>
                <w:webHidden/>
              </w:rPr>
              <w:fldChar w:fldCharType="begin"/>
            </w:r>
            <w:r w:rsidR="002E03AB">
              <w:rPr>
                <w:noProof/>
                <w:webHidden/>
              </w:rPr>
              <w:instrText xml:space="preserve"> PAGEREF _Toc65145939 \h </w:instrText>
            </w:r>
            <w:r w:rsidR="002E03AB">
              <w:rPr>
                <w:noProof/>
                <w:webHidden/>
              </w:rPr>
            </w:r>
            <w:r w:rsidR="002E03AB">
              <w:rPr>
                <w:noProof/>
                <w:webHidden/>
              </w:rPr>
              <w:fldChar w:fldCharType="separate"/>
            </w:r>
            <w:r w:rsidR="002E03AB">
              <w:rPr>
                <w:noProof/>
                <w:webHidden/>
              </w:rPr>
              <w:t>6</w:t>
            </w:r>
            <w:r w:rsidR="002E03AB">
              <w:rPr>
                <w:noProof/>
                <w:webHidden/>
              </w:rPr>
              <w:fldChar w:fldCharType="end"/>
            </w:r>
          </w:hyperlink>
        </w:p>
        <w:p w14:paraId="41BD9761" w14:textId="77777777" w:rsidR="002E03AB" w:rsidRDefault="002E03AB">
          <w:pPr>
            <w:pStyle w:val="TOC1"/>
            <w:rPr>
              <w:rFonts w:eastAsiaTheme="minorEastAsia"/>
              <w:noProof/>
              <w:lang w:val="en-US"/>
            </w:rPr>
          </w:pPr>
          <w:hyperlink w:anchor="_Toc65145940" w:history="1">
            <w:r w:rsidRPr="003E2630">
              <w:rPr>
                <w:rStyle w:val="Hyperlink"/>
                <w:noProof/>
              </w:rPr>
              <w:t>Ενότητα 2. Υφιστάμενη κατάσταση</w:t>
            </w:r>
            <w:r>
              <w:rPr>
                <w:noProof/>
                <w:webHidden/>
              </w:rPr>
              <w:tab/>
            </w:r>
            <w:r>
              <w:rPr>
                <w:noProof/>
                <w:webHidden/>
              </w:rPr>
              <w:fldChar w:fldCharType="begin"/>
            </w:r>
            <w:r>
              <w:rPr>
                <w:noProof/>
                <w:webHidden/>
              </w:rPr>
              <w:instrText xml:space="preserve"> PAGEREF _Toc65145940 \h </w:instrText>
            </w:r>
            <w:r>
              <w:rPr>
                <w:noProof/>
                <w:webHidden/>
              </w:rPr>
            </w:r>
            <w:r>
              <w:rPr>
                <w:noProof/>
                <w:webHidden/>
              </w:rPr>
              <w:fldChar w:fldCharType="separate"/>
            </w:r>
            <w:r>
              <w:rPr>
                <w:noProof/>
                <w:webHidden/>
              </w:rPr>
              <w:t>8</w:t>
            </w:r>
            <w:r>
              <w:rPr>
                <w:noProof/>
                <w:webHidden/>
              </w:rPr>
              <w:fldChar w:fldCharType="end"/>
            </w:r>
          </w:hyperlink>
        </w:p>
        <w:p w14:paraId="21654B44" w14:textId="77777777" w:rsidR="002E03AB" w:rsidRDefault="002E03AB">
          <w:pPr>
            <w:pStyle w:val="TOC2"/>
            <w:tabs>
              <w:tab w:val="right" w:leader="dot" w:pos="8296"/>
            </w:tabs>
            <w:rPr>
              <w:rFonts w:eastAsiaTheme="minorEastAsia"/>
              <w:noProof/>
              <w:lang w:val="en-US"/>
            </w:rPr>
          </w:pPr>
          <w:hyperlink w:anchor="_Toc65145941" w:history="1">
            <w:r w:rsidRPr="003E2630">
              <w:rPr>
                <w:rStyle w:val="Hyperlink"/>
                <w:noProof/>
                <w:lang w:val="en-US"/>
              </w:rPr>
              <w:t>H</w:t>
            </w:r>
            <w:r w:rsidRPr="003E2630">
              <w:rPr>
                <w:rStyle w:val="Hyperlink"/>
                <w:noProof/>
              </w:rPr>
              <w:t xml:space="preserve"> </w:t>
            </w:r>
            <w:r w:rsidRPr="003E2630">
              <w:rPr>
                <w:rStyle w:val="Hyperlink"/>
                <w:noProof/>
                <w:lang w:val="en-US"/>
              </w:rPr>
              <w:t>Amy</w:t>
            </w:r>
            <w:r>
              <w:rPr>
                <w:noProof/>
                <w:webHidden/>
              </w:rPr>
              <w:tab/>
            </w:r>
            <w:r>
              <w:rPr>
                <w:noProof/>
                <w:webHidden/>
              </w:rPr>
              <w:fldChar w:fldCharType="begin"/>
            </w:r>
            <w:r>
              <w:rPr>
                <w:noProof/>
                <w:webHidden/>
              </w:rPr>
              <w:instrText xml:space="preserve"> PAGEREF _Toc65145941 \h </w:instrText>
            </w:r>
            <w:r>
              <w:rPr>
                <w:noProof/>
                <w:webHidden/>
              </w:rPr>
            </w:r>
            <w:r>
              <w:rPr>
                <w:noProof/>
                <w:webHidden/>
              </w:rPr>
              <w:fldChar w:fldCharType="separate"/>
            </w:r>
            <w:r>
              <w:rPr>
                <w:noProof/>
                <w:webHidden/>
              </w:rPr>
              <w:t>8</w:t>
            </w:r>
            <w:r>
              <w:rPr>
                <w:noProof/>
                <w:webHidden/>
              </w:rPr>
              <w:fldChar w:fldCharType="end"/>
            </w:r>
          </w:hyperlink>
        </w:p>
        <w:p w14:paraId="4605402D" w14:textId="77777777" w:rsidR="002E03AB" w:rsidRDefault="002E03AB">
          <w:pPr>
            <w:pStyle w:val="TOC2"/>
            <w:tabs>
              <w:tab w:val="right" w:leader="dot" w:pos="8296"/>
            </w:tabs>
            <w:rPr>
              <w:rFonts w:eastAsiaTheme="minorEastAsia"/>
              <w:noProof/>
              <w:lang w:val="en-US"/>
            </w:rPr>
          </w:pPr>
          <w:hyperlink w:anchor="_Toc65145942" w:history="1">
            <w:r w:rsidRPr="003E2630">
              <w:rPr>
                <w:rStyle w:val="Hyperlink"/>
                <w:noProof/>
                <w:lang w:val="en-US"/>
              </w:rPr>
              <w:t>O</w:t>
            </w:r>
            <w:r w:rsidRPr="003E2630">
              <w:rPr>
                <w:rStyle w:val="Hyperlink"/>
                <w:noProof/>
              </w:rPr>
              <w:t xml:space="preserve"> </w:t>
            </w:r>
            <w:r w:rsidRPr="003E2630">
              <w:rPr>
                <w:rStyle w:val="Hyperlink"/>
                <w:noProof/>
                <w:lang w:val="en-US"/>
              </w:rPr>
              <w:t>Ramanujan</w:t>
            </w:r>
            <w:r>
              <w:rPr>
                <w:noProof/>
                <w:webHidden/>
              </w:rPr>
              <w:tab/>
            </w:r>
            <w:r>
              <w:rPr>
                <w:noProof/>
                <w:webHidden/>
              </w:rPr>
              <w:fldChar w:fldCharType="begin"/>
            </w:r>
            <w:r>
              <w:rPr>
                <w:noProof/>
                <w:webHidden/>
              </w:rPr>
              <w:instrText xml:space="preserve"> PAGEREF _Toc65145942 \h </w:instrText>
            </w:r>
            <w:r>
              <w:rPr>
                <w:noProof/>
                <w:webHidden/>
              </w:rPr>
            </w:r>
            <w:r>
              <w:rPr>
                <w:noProof/>
                <w:webHidden/>
              </w:rPr>
              <w:fldChar w:fldCharType="separate"/>
            </w:r>
            <w:r>
              <w:rPr>
                <w:noProof/>
                <w:webHidden/>
              </w:rPr>
              <w:t>10</w:t>
            </w:r>
            <w:r>
              <w:rPr>
                <w:noProof/>
                <w:webHidden/>
              </w:rPr>
              <w:fldChar w:fldCharType="end"/>
            </w:r>
          </w:hyperlink>
        </w:p>
        <w:p w14:paraId="527BDB55" w14:textId="77777777" w:rsidR="002E03AB" w:rsidRDefault="002E03AB">
          <w:pPr>
            <w:pStyle w:val="TOC1"/>
            <w:rPr>
              <w:rFonts w:eastAsiaTheme="minorEastAsia"/>
              <w:noProof/>
              <w:lang w:val="en-US"/>
            </w:rPr>
          </w:pPr>
          <w:hyperlink w:anchor="_Toc65145943" w:history="1">
            <w:r w:rsidRPr="003E2630">
              <w:rPr>
                <w:rStyle w:val="Hyperlink"/>
                <w:noProof/>
              </w:rPr>
              <w:t>Ενότητα 3. Απαιτήσεις Χρήστη – Σχεδιασμός</w:t>
            </w:r>
            <w:r>
              <w:rPr>
                <w:noProof/>
                <w:webHidden/>
              </w:rPr>
              <w:tab/>
            </w:r>
            <w:r>
              <w:rPr>
                <w:noProof/>
                <w:webHidden/>
              </w:rPr>
              <w:fldChar w:fldCharType="begin"/>
            </w:r>
            <w:r>
              <w:rPr>
                <w:noProof/>
                <w:webHidden/>
              </w:rPr>
              <w:instrText xml:space="preserve"> PAGEREF _Toc65145943 \h </w:instrText>
            </w:r>
            <w:r>
              <w:rPr>
                <w:noProof/>
                <w:webHidden/>
              </w:rPr>
            </w:r>
            <w:r>
              <w:rPr>
                <w:noProof/>
                <w:webHidden/>
              </w:rPr>
              <w:fldChar w:fldCharType="separate"/>
            </w:r>
            <w:r>
              <w:rPr>
                <w:noProof/>
                <w:webHidden/>
              </w:rPr>
              <w:t>11</w:t>
            </w:r>
            <w:r>
              <w:rPr>
                <w:noProof/>
                <w:webHidden/>
              </w:rPr>
              <w:fldChar w:fldCharType="end"/>
            </w:r>
          </w:hyperlink>
        </w:p>
        <w:p w14:paraId="749A35AD" w14:textId="77777777" w:rsidR="002E03AB" w:rsidRDefault="002E03AB">
          <w:pPr>
            <w:pStyle w:val="TOC2"/>
            <w:tabs>
              <w:tab w:val="right" w:leader="dot" w:pos="8296"/>
            </w:tabs>
            <w:rPr>
              <w:rFonts w:eastAsiaTheme="minorEastAsia"/>
              <w:noProof/>
              <w:lang w:val="en-US"/>
            </w:rPr>
          </w:pPr>
          <w:hyperlink w:anchor="_Toc65145944" w:history="1">
            <w:r w:rsidRPr="003E2630">
              <w:rPr>
                <w:rStyle w:val="Hyperlink"/>
                <w:b/>
                <w:noProof/>
              </w:rPr>
              <w:t>Λειτουργικές Απαιτήσεις</w:t>
            </w:r>
            <w:r>
              <w:rPr>
                <w:noProof/>
                <w:webHidden/>
              </w:rPr>
              <w:tab/>
            </w:r>
            <w:r>
              <w:rPr>
                <w:noProof/>
                <w:webHidden/>
              </w:rPr>
              <w:fldChar w:fldCharType="begin"/>
            </w:r>
            <w:r>
              <w:rPr>
                <w:noProof/>
                <w:webHidden/>
              </w:rPr>
              <w:instrText xml:space="preserve"> PAGEREF _Toc65145944 \h </w:instrText>
            </w:r>
            <w:r>
              <w:rPr>
                <w:noProof/>
                <w:webHidden/>
              </w:rPr>
            </w:r>
            <w:r>
              <w:rPr>
                <w:noProof/>
                <w:webHidden/>
              </w:rPr>
              <w:fldChar w:fldCharType="separate"/>
            </w:r>
            <w:r>
              <w:rPr>
                <w:noProof/>
                <w:webHidden/>
              </w:rPr>
              <w:t>11</w:t>
            </w:r>
            <w:r>
              <w:rPr>
                <w:noProof/>
                <w:webHidden/>
              </w:rPr>
              <w:fldChar w:fldCharType="end"/>
            </w:r>
          </w:hyperlink>
        </w:p>
        <w:p w14:paraId="5B0A19F8" w14:textId="77777777" w:rsidR="002E03AB" w:rsidRDefault="002E03AB">
          <w:pPr>
            <w:pStyle w:val="TOC3"/>
            <w:tabs>
              <w:tab w:val="right" w:leader="dot" w:pos="8296"/>
            </w:tabs>
            <w:rPr>
              <w:rFonts w:eastAsiaTheme="minorEastAsia"/>
              <w:noProof/>
              <w:lang w:val="en-US"/>
            </w:rPr>
          </w:pPr>
          <w:hyperlink w:anchor="_Toc65145945" w:history="1">
            <w:r w:rsidRPr="003E2630">
              <w:rPr>
                <w:rStyle w:val="Hyperlink"/>
                <w:noProof/>
              </w:rPr>
              <w:t xml:space="preserve">Το </w:t>
            </w:r>
            <w:r w:rsidRPr="003E2630">
              <w:rPr>
                <w:rStyle w:val="Hyperlink"/>
                <w:noProof/>
                <w:lang w:val="en-US"/>
              </w:rPr>
              <w:t>top</w:t>
            </w:r>
            <w:r w:rsidRPr="003E2630">
              <w:rPr>
                <w:rStyle w:val="Hyperlink"/>
                <w:noProof/>
              </w:rPr>
              <w:t>-</w:t>
            </w:r>
            <w:r w:rsidRPr="003E2630">
              <w:rPr>
                <w:rStyle w:val="Hyperlink"/>
                <w:noProof/>
                <w:lang w:val="en-US"/>
              </w:rPr>
              <w:t>menu</w:t>
            </w:r>
            <w:r>
              <w:rPr>
                <w:noProof/>
                <w:webHidden/>
              </w:rPr>
              <w:tab/>
            </w:r>
            <w:r>
              <w:rPr>
                <w:noProof/>
                <w:webHidden/>
              </w:rPr>
              <w:fldChar w:fldCharType="begin"/>
            </w:r>
            <w:r>
              <w:rPr>
                <w:noProof/>
                <w:webHidden/>
              </w:rPr>
              <w:instrText xml:space="preserve"> PAGEREF _Toc65145945 \h </w:instrText>
            </w:r>
            <w:r>
              <w:rPr>
                <w:noProof/>
                <w:webHidden/>
              </w:rPr>
            </w:r>
            <w:r>
              <w:rPr>
                <w:noProof/>
                <w:webHidden/>
              </w:rPr>
              <w:fldChar w:fldCharType="separate"/>
            </w:r>
            <w:r>
              <w:rPr>
                <w:noProof/>
                <w:webHidden/>
              </w:rPr>
              <w:t>11</w:t>
            </w:r>
            <w:r>
              <w:rPr>
                <w:noProof/>
                <w:webHidden/>
              </w:rPr>
              <w:fldChar w:fldCharType="end"/>
            </w:r>
          </w:hyperlink>
        </w:p>
        <w:p w14:paraId="2D931D21" w14:textId="77777777" w:rsidR="002E03AB" w:rsidRDefault="002E03AB">
          <w:pPr>
            <w:pStyle w:val="TOC3"/>
            <w:tabs>
              <w:tab w:val="right" w:leader="dot" w:pos="8296"/>
            </w:tabs>
            <w:rPr>
              <w:rFonts w:eastAsiaTheme="minorEastAsia"/>
              <w:noProof/>
              <w:lang w:val="en-US"/>
            </w:rPr>
          </w:pPr>
          <w:hyperlink w:anchor="_Toc65145946" w:history="1">
            <w:r w:rsidRPr="003E2630">
              <w:rPr>
                <w:rStyle w:val="Hyperlink"/>
                <w:noProof/>
              </w:rPr>
              <w:t>Νέες τεχνολογίες</w:t>
            </w:r>
            <w:r>
              <w:rPr>
                <w:noProof/>
                <w:webHidden/>
              </w:rPr>
              <w:tab/>
            </w:r>
            <w:r>
              <w:rPr>
                <w:noProof/>
                <w:webHidden/>
              </w:rPr>
              <w:fldChar w:fldCharType="begin"/>
            </w:r>
            <w:r>
              <w:rPr>
                <w:noProof/>
                <w:webHidden/>
              </w:rPr>
              <w:instrText xml:space="preserve"> PAGEREF _Toc65145946 \h </w:instrText>
            </w:r>
            <w:r>
              <w:rPr>
                <w:noProof/>
                <w:webHidden/>
              </w:rPr>
            </w:r>
            <w:r>
              <w:rPr>
                <w:noProof/>
                <w:webHidden/>
              </w:rPr>
              <w:fldChar w:fldCharType="separate"/>
            </w:r>
            <w:r>
              <w:rPr>
                <w:noProof/>
                <w:webHidden/>
              </w:rPr>
              <w:t>11</w:t>
            </w:r>
            <w:r>
              <w:rPr>
                <w:noProof/>
                <w:webHidden/>
              </w:rPr>
              <w:fldChar w:fldCharType="end"/>
            </w:r>
          </w:hyperlink>
        </w:p>
        <w:p w14:paraId="7FD15340" w14:textId="77777777" w:rsidR="002E03AB" w:rsidRDefault="002E03AB">
          <w:pPr>
            <w:pStyle w:val="TOC3"/>
            <w:tabs>
              <w:tab w:val="right" w:leader="dot" w:pos="8296"/>
            </w:tabs>
            <w:rPr>
              <w:rFonts w:eastAsiaTheme="minorEastAsia"/>
              <w:noProof/>
              <w:lang w:val="en-US"/>
            </w:rPr>
          </w:pPr>
          <w:hyperlink w:anchor="_Toc65145947" w:history="1">
            <w:r w:rsidRPr="003E2630">
              <w:rPr>
                <w:rStyle w:val="Hyperlink"/>
                <w:noProof/>
                <w:lang w:val="en-US"/>
              </w:rPr>
              <w:t>Menu</w:t>
            </w:r>
            <w:r w:rsidRPr="003E2630">
              <w:rPr>
                <w:rStyle w:val="Hyperlink"/>
                <w:noProof/>
              </w:rPr>
              <w:t xml:space="preserve"> του χρήστη</w:t>
            </w:r>
            <w:r>
              <w:rPr>
                <w:noProof/>
                <w:webHidden/>
              </w:rPr>
              <w:tab/>
            </w:r>
            <w:r>
              <w:rPr>
                <w:noProof/>
                <w:webHidden/>
              </w:rPr>
              <w:fldChar w:fldCharType="begin"/>
            </w:r>
            <w:r>
              <w:rPr>
                <w:noProof/>
                <w:webHidden/>
              </w:rPr>
              <w:instrText xml:space="preserve"> PAGEREF _Toc65145947 \h </w:instrText>
            </w:r>
            <w:r>
              <w:rPr>
                <w:noProof/>
                <w:webHidden/>
              </w:rPr>
            </w:r>
            <w:r>
              <w:rPr>
                <w:noProof/>
                <w:webHidden/>
              </w:rPr>
              <w:fldChar w:fldCharType="separate"/>
            </w:r>
            <w:r>
              <w:rPr>
                <w:noProof/>
                <w:webHidden/>
              </w:rPr>
              <w:t>12</w:t>
            </w:r>
            <w:r>
              <w:rPr>
                <w:noProof/>
                <w:webHidden/>
              </w:rPr>
              <w:fldChar w:fldCharType="end"/>
            </w:r>
          </w:hyperlink>
        </w:p>
        <w:p w14:paraId="1C73BD68" w14:textId="77777777" w:rsidR="002E03AB" w:rsidRDefault="002E03AB">
          <w:pPr>
            <w:pStyle w:val="TOC3"/>
            <w:tabs>
              <w:tab w:val="right" w:leader="dot" w:pos="8296"/>
            </w:tabs>
            <w:rPr>
              <w:rFonts w:eastAsiaTheme="minorEastAsia"/>
              <w:noProof/>
              <w:lang w:val="en-US"/>
            </w:rPr>
          </w:pPr>
          <w:hyperlink w:anchor="_Toc65145948" w:history="1">
            <w:r w:rsidRPr="003E2630">
              <w:rPr>
                <w:rStyle w:val="Hyperlink"/>
                <w:noProof/>
              </w:rPr>
              <w:t xml:space="preserve">Το </w:t>
            </w:r>
            <w:r w:rsidRPr="003E2630">
              <w:rPr>
                <w:rStyle w:val="Hyperlink"/>
                <w:noProof/>
                <w:lang w:val="en-US"/>
              </w:rPr>
              <w:t>whiteboard</w:t>
            </w:r>
            <w:r>
              <w:rPr>
                <w:noProof/>
                <w:webHidden/>
              </w:rPr>
              <w:tab/>
            </w:r>
            <w:r>
              <w:rPr>
                <w:noProof/>
                <w:webHidden/>
              </w:rPr>
              <w:fldChar w:fldCharType="begin"/>
            </w:r>
            <w:r>
              <w:rPr>
                <w:noProof/>
                <w:webHidden/>
              </w:rPr>
              <w:instrText xml:space="preserve"> PAGEREF _Toc65145948 \h </w:instrText>
            </w:r>
            <w:r>
              <w:rPr>
                <w:noProof/>
                <w:webHidden/>
              </w:rPr>
            </w:r>
            <w:r>
              <w:rPr>
                <w:noProof/>
                <w:webHidden/>
              </w:rPr>
              <w:fldChar w:fldCharType="separate"/>
            </w:r>
            <w:r>
              <w:rPr>
                <w:noProof/>
                <w:webHidden/>
              </w:rPr>
              <w:t>13</w:t>
            </w:r>
            <w:r>
              <w:rPr>
                <w:noProof/>
                <w:webHidden/>
              </w:rPr>
              <w:fldChar w:fldCharType="end"/>
            </w:r>
          </w:hyperlink>
        </w:p>
        <w:p w14:paraId="1F35FBB3" w14:textId="77777777" w:rsidR="002E03AB" w:rsidRDefault="002E03AB">
          <w:pPr>
            <w:pStyle w:val="TOC2"/>
            <w:tabs>
              <w:tab w:val="right" w:leader="dot" w:pos="8296"/>
            </w:tabs>
            <w:rPr>
              <w:rFonts w:eastAsiaTheme="minorEastAsia"/>
              <w:noProof/>
              <w:lang w:val="en-US"/>
            </w:rPr>
          </w:pPr>
          <w:hyperlink w:anchor="_Toc65145949" w:history="1">
            <w:r w:rsidRPr="003E2630">
              <w:rPr>
                <w:rStyle w:val="Hyperlink"/>
                <w:b/>
                <w:noProof/>
              </w:rPr>
              <w:t>Μη-Λειτουργικές Απαιτήσεις</w:t>
            </w:r>
            <w:r>
              <w:rPr>
                <w:noProof/>
                <w:webHidden/>
              </w:rPr>
              <w:tab/>
            </w:r>
            <w:r>
              <w:rPr>
                <w:noProof/>
                <w:webHidden/>
              </w:rPr>
              <w:fldChar w:fldCharType="begin"/>
            </w:r>
            <w:r>
              <w:rPr>
                <w:noProof/>
                <w:webHidden/>
              </w:rPr>
              <w:instrText xml:space="preserve"> PAGEREF _Toc65145949 \h </w:instrText>
            </w:r>
            <w:r>
              <w:rPr>
                <w:noProof/>
                <w:webHidden/>
              </w:rPr>
            </w:r>
            <w:r>
              <w:rPr>
                <w:noProof/>
                <w:webHidden/>
              </w:rPr>
              <w:fldChar w:fldCharType="separate"/>
            </w:r>
            <w:r>
              <w:rPr>
                <w:noProof/>
                <w:webHidden/>
              </w:rPr>
              <w:t>13</w:t>
            </w:r>
            <w:r>
              <w:rPr>
                <w:noProof/>
                <w:webHidden/>
              </w:rPr>
              <w:fldChar w:fldCharType="end"/>
            </w:r>
          </w:hyperlink>
        </w:p>
        <w:p w14:paraId="7505CF5A" w14:textId="77777777" w:rsidR="002E03AB" w:rsidRDefault="002E03AB">
          <w:pPr>
            <w:pStyle w:val="TOC2"/>
            <w:tabs>
              <w:tab w:val="right" w:leader="dot" w:pos="8296"/>
            </w:tabs>
            <w:rPr>
              <w:rFonts w:eastAsiaTheme="minorEastAsia"/>
              <w:noProof/>
              <w:lang w:val="en-US"/>
            </w:rPr>
          </w:pPr>
          <w:hyperlink w:anchor="_Toc65145950" w:history="1">
            <w:r w:rsidRPr="003E2630">
              <w:rPr>
                <w:rStyle w:val="Hyperlink"/>
                <w:b/>
                <w:noProof/>
              </w:rPr>
              <w:t>Διαγράμματα</w:t>
            </w:r>
            <w:r>
              <w:rPr>
                <w:noProof/>
                <w:webHidden/>
              </w:rPr>
              <w:tab/>
            </w:r>
            <w:r>
              <w:rPr>
                <w:noProof/>
                <w:webHidden/>
              </w:rPr>
              <w:fldChar w:fldCharType="begin"/>
            </w:r>
            <w:r>
              <w:rPr>
                <w:noProof/>
                <w:webHidden/>
              </w:rPr>
              <w:instrText xml:space="preserve"> PAGEREF _Toc65145950 \h </w:instrText>
            </w:r>
            <w:r>
              <w:rPr>
                <w:noProof/>
                <w:webHidden/>
              </w:rPr>
            </w:r>
            <w:r>
              <w:rPr>
                <w:noProof/>
                <w:webHidden/>
              </w:rPr>
              <w:fldChar w:fldCharType="separate"/>
            </w:r>
            <w:r>
              <w:rPr>
                <w:noProof/>
                <w:webHidden/>
              </w:rPr>
              <w:t>13</w:t>
            </w:r>
            <w:r>
              <w:rPr>
                <w:noProof/>
                <w:webHidden/>
              </w:rPr>
              <w:fldChar w:fldCharType="end"/>
            </w:r>
          </w:hyperlink>
        </w:p>
        <w:p w14:paraId="7AF09AEA" w14:textId="77777777" w:rsidR="002E03AB" w:rsidRDefault="002E03AB">
          <w:pPr>
            <w:pStyle w:val="TOC1"/>
            <w:rPr>
              <w:rFonts w:eastAsiaTheme="minorEastAsia"/>
              <w:noProof/>
              <w:lang w:val="en-US"/>
            </w:rPr>
          </w:pPr>
          <w:hyperlink w:anchor="_Toc65145951" w:history="1">
            <w:r w:rsidRPr="003E2630">
              <w:rPr>
                <w:rStyle w:val="Hyperlink"/>
                <w:noProof/>
              </w:rPr>
              <w:t>Ενότητα 4. Παρουσίαση</w:t>
            </w:r>
            <w:r>
              <w:rPr>
                <w:noProof/>
                <w:webHidden/>
              </w:rPr>
              <w:tab/>
            </w:r>
            <w:r>
              <w:rPr>
                <w:noProof/>
                <w:webHidden/>
              </w:rPr>
              <w:fldChar w:fldCharType="begin"/>
            </w:r>
            <w:r>
              <w:rPr>
                <w:noProof/>
                <w:webHidden/>
              </w:rPr>
              <w:instrText xml:space="preserve"> PAGEREF _Toc65145951 \h </w:instrText>
            </w:r>
            <w:r>
              <w:rPr>
                <w:noProof/>
                <w:webHidden/>
              </w:rPr>
            </w:r>
            <w:r>
              <w:rPr>
                <w:noProof/>
                <w:webHidden/>
              </w:rPr>
              <w:fldChar w:fldCharType="separate"/>
            </w:r>
            <w:r>
              <w:rPr>
                <w:noProof/>
                <w:webHidden/>
              </w:rPr>
              <w:t>15</w:t>
            </w:r>
            <w:r>
              <w:rPr>
                <w:noProof/>
                <w:webHidden/>
              </w:rPr>
              <w:fldChar w:fldCharType="end"/>
            </w:r>
          </w:hyperlink>
        </w:p>
        <w:p w14:paraId="7B740082" w14:textId="77777777" w:rsidR="002E03AB" w:rsidRDefault="002E03AB">
          <w:pPr>
            <w:pStyle w:val="TOC2"/>
            <w:tabs>
              <w:tab w:val="right" w:leader="dot" w:pos="8296"/>
            </w:tabs>
            <w:rPr>
              <w:rFonts w:eastAsiaTheme="minorEastAsia"/>
              <w:noProof/>
              <w:lang w:val="en-US"/>
            </w:rPr>
          </w:pPr>
          <w:hyperlink w:anchor="_Toc65145952" w:history="1">
            <w:r w:rsidRPr="003E2630">
              <w:rPr>
                <w:rStyle w:val="Hyperlink"/>
                <w:noProof/>
              </w:rPr>
              <w:t xml:space="preserve">Λειτουργία </w:t>
            </w:r>
            <w:r w:rsidRPr="003E2630">
              <w:rPr>
                <w:rStyle w:val="Hyperlink"/>
                <w:noProof/>
                <w:lang w:val="en-US"/>
              </w:rPr>
              <w:t>Top</w:t>
            </w:r>
            <w:r w:rsidRPr="003E2630">
              <w:rPr>
                <w:rStyle w:val="Hyperlink"/>
                <w:noProof/>
              </w:rPr>
              <w:t>-</w:t>
            </w:r>
            <w:r w:rsidRPr="003E2630">
              <w:rPr>
                <w:rStyle w:val="Hyperlink"/>
                <w:noProof/>
                <w:lang w:val="en-US"/>
              </w:rPr>
              <w:t>Menu</w:t>
            </w:r>
            <w:r w:rsidRPr="003E2630">
              <w:rPr>
                <w:rStyle w:val="Hyperlink"/>
                <w:noProof/>
              </w:rPr>
              <w:t xml:space="preserve"> #1: Η επιλογή βαθμού δυσκολίας</w:t>
            </w:r>
            <w:r>
              <w:rPr>
                <w:noProof/>
                <w:webHidden/>
              </w:rPr>
              <w:tab/>
            </w:r>
            <w:r>
              <w:rPr>
                <w:noProof/>
                <w:webHidden/>
              </w:rPr>
              <w:fldChar w:fldCharType="begin"/>
            </w:r>
            <w:r>
              <w:rPr>
                <w:noProof/>
                <w:webHidden/>
              </w:rPr>
              <w:instrText xml:space="preserve"> PAGEREF _Toc65145952 \h </w:instrText>
            </w:r>
            <w:r>
              <w:rPr>
                <w:noProof/>
                <w:webHidden/>
              </w:rPr>
            </w:r>
            <w:r>
              <w:rPr>
                <w:noProof/>
                <w:webHidden/>
              </w:rPr>
              <w:fldChar w:fldCharType="separate"/>
            </w:r>
            <w:r>
              <w:rPr>
                <w:noProof/>
                <w:webHidden/>
              </w:rPr>
              <w:t>16</w:t>
            </w:r>
            <w:r>
              <w:rPr>
                <w:noProof/>
                <w:webHidden/>
              </w:rPr>
              <w:fldChar w:fldCharType="end"/>
            </w:r>
          </w:hyperlink>
        </w:p>
        <w:p w14:paraId="2C448505" w14:textId="77777777" w:rsidR="002E03AB" w:rsidRDefault="002E03AB">
          <w:pPr>
            <w:pStyle w:val="TOC2"/>
            <w:tabs>
              <w:tab w:val="right" w:leader="dot" w:pos="8296"/>
            </w:tabs>
            <w:rPr>
              <w:rFonts w:eastAsiaTheme="minorEastAsia"/>
              <w:noProof/>
              <w:lang w:val="en-US"/>
            </w:rPr>
          </w:pPr>
          <w:hyperlink w:anchor="_Toc65145953" w:history="1">
            <w:r w:rsidRPr="003E2630">
              <w:rPr>
                <w:rStyle w:val="Hyperlink"/>
                <w:noProof/>
              </w:rPr>
              <w:t xml:space="preserve">Λειτουργία </w:t>
            </w:r>
            <w:r w:rsidRPr="003E2630">
              <w:rPr>
                <w:rStyle w:val="Hyperlink"/>
                <w:noProof/>
                <w:lang w:val="en-US"/>
              </w:rPr>
              <w:t>Top</w:t>
            </w:r>
            <w:r w:rsidRPr="003E2630">
              <w:rPr>
                <w:rStyle w:val="Hyperlink"/>
                <w:noProof/>
              </w:rPr>
              <w:t>-</w:t>
            </w:r>
            <w:r w:rsidRPr="003E2630">
              <w:rPr>
                <w:rStyle w:val="Hyperlink"/>
                <w:noProof/>
                <w:lang w:val="en-US"/>
              </w:rPr>
              <w:t>Menu</w:t>
            </w:r>
            <w:r w:rsidRPr="003E2630">
              <w:rPr>
                <w:rStyle w:val="Hyperlink"/>
                <w:noProof/>
              </w:rPr>
              <w:t xml:space="preserve"> #2: Η επιλογή τύπου πράξης</w:t>
            </w:r>
            <w:r>
              <w:rPr>
                <w:noProof/>
                <w:webHidden/>
              </w:rPr>
              <w:tab/>
            </w:r>
            <w:r>
              <w:rPr>
                <w:noProof/>
                <w:webHidden/>
              </w:rPr>
              <w:fldChar w:fldCharType="begin"/>
            </w:r>
            <w:r>
              <w:rPr>
                <w:noProof/>
                <w:webHidden/>
              </w:rPr>
              <w:instrText xml:space="preserve"> PAGEREF _Toc65145953 \h </w:instrText>
            </w:r>
            <w:r>
              <w:rPr>
                <w:noProof/>
                <w:webHidden/>
              </w:rPr>
            </w:r>
            <w:r>
              <w:rPr>
                <w:noProof/>
                <w:webHidden/>
              </w:rPr>
              <w:fldChar w:fldCharType="separate"/>
            </w:r>
            <w:r>
              <w:rPr>
                <w:noProof/>
                <w:webHidden/>
              </w:rPr>
              <w:t>16</w:t>
            </w:r>
            <w:r>
              <w:rPr>
                <w:noProof/>
                <w:webHidden/>
              </w:rPr>
              <w:fldChar w:fldCharType="end"/>
            </w:r>
          </w:hyperlink>
        </w:p>
        <w:p w14:paraId="5BAFEC27" w14:textId="77777777" w:rsidR="002E03AB" w:rsidRDefault="002E03AB">
          <w:pPr>
            <w:pStyle w:val="TOC2"/>
            <w:tabs>
              <w:tab w:val="right" w:leader="dot" w:pos="8296"/>
            </w:tabs>
            <w:rPr>
              <w:rFonts w:eastAsiaTheme="minorEastAsia"/>
              <w:noProof/>
              <w:lang w:val="en-US"/>
            </w:rPr>
          </w:pPr>
          <w:hyperlink w:anchor="_Toc65145954" w:history="1">
            <w:r w:rsidRPr="003E2630">
              <w:rPr>
                <w:rStyle w:val="Hyperlink"/>
                <w:noProof/>
              </w:rPr>
              <w:t xml:space="preserve">Λειτουργία </w:t>
            </w:r>
            <w:r w:rsidRPr="003E2630">
              <w:rPr>
                <w:rStyle w:val="Hyperlink"/>
                <w:noProof/>
                <w:lang w:val="en-US"/>
              </w:rPr>
              <w:t>Top</w:t>
            </w:r>
            <w:r w:rsidRPr="003E2630">
              <w:rPr>
                <w:rStyle w:val="Hyperlink"/>
                <w:noProof/>
              </w:rPr>
              <w:t>-</w:t>
            </w:r>
            <w:r w:rsidRPr="003E2630">
              <w:rPr>
                <w:rStyle w:val="Hyperlink"/>
                <w:noProof/>
                <w:lang w:val="en-US"/>
              </w:rPr>
              <w:t>Menu</w:t>
            </w:r>
            <w:r w:rsidRPr="003E2630">
              <w:rPr>
                <w:rStyle w:val="Hyperlink"/>
                <w:noProof/>
              </w:rPr>
              <w:t xml:space="preserve"> #3: Η επιλογή αριθμού</w:t>
            </w:r>
            <w:r>
              <w:rPr>
                <w:noProof/>
                <w:webHidden/>
              </w:rPr>
              <w:tab/>
            </w:r>
            <w:r>
              <w:rPr>
                <w:noProof/>
                <w:webHidden/>
              </w:rPr>
              <w:fldChar w:fldCharType="begin"/>
            </w:r>
            <w:r>
              <w:rPr>
                <w:noProof/>
                <w:webHidden/>
              </w:rPr>
              <w:instrText xml:space="preserve"> PAGEREF _Toc65145954 \h </w:instrText>
            </w:r>
            <w:r>
              <w:rPr>
                <w:noProof/>
                <w:webHidden/>
              </w:rPr>
            </w:r>
            <w:r>
              <w:rPr>
                <w:noProof/>
                <w:webHidden/>
              </w:rPr>
              <w:fldChar w:fldCharType="separate"/>
            </w:r>
            <w:r>
              <w:rPr>
                <w:noProof/>
                <w:webHidden/>
              </w:rPr>
              <w:t>17</w:t>
            </w:r>
            <w:r>
              <w:rPr>
                <w:noProof/>
                <w:webHidden/>
              </w:rPr>
              <w:fldChar w:fldCharType="end"/>
            </w:r>
          </w:hyperlink>
        </w:p>
        <w:p w14:paraId="07037E1F" w14:textId="77777777" w:rsidR="002E03AB" w:rsidRDefault="002E03AB">
          <w:pPr>
            <w:pStyle w:val="TOC2"/>
            <w:tabs>
              <w:tab w:val="right" w:leader="dot" w:pos="8296"/>
            </w:tabs>
            <w:rPr>
              <w:rFonts w:eastAsiaTheme="minorEastAsia"/>
              <w:noProof/>
              <w:lang w:val="en-US"/>
            </w:rPr>
          </w:pPr>
          <w:hyperlink w:anchor="_Toc65145955" w:history="1">
            <w:r w:rsidRPr="003E2630">
              <w:rPr>
                <w:rStyle w:val="Hyperlink"/>
                <w:noProof/>
              </w:rPr>
              <w:t xml:space="preserve">Πρώτη επαφή του μαθητή με τον </w:t>
            </w:r>
            <w:r w:rsidRPr="003E2630">
              <w:rPr>
                <w:rStyle w:val="Hyperlink"/>
                <w:noProof/>
                <w:lang w:val="en-US"/>
              </w:rPr>
              <w:t>Mathew</w:t>
            </w:r>
            <w:r>
              <w:rPr>
                <w:noProof/>
                <w:webHidden/>
              </w:rPr>
              <w:tab/>
            </w:r>
            <w:r>
              <w:rPr>
                <w:noProof/>
                <w:webHidden/>
              </w:rPr>
              <w:fldChar w:fldCharType="begin"/>
            </w:r>
            <w:r>
              <w:rPr>
                <w:noProof/>
                <w:webHidden/>
              </w:rPr>
              <w:instrText xml:space="preserve"> PAGEREF _Toc65145955 \h </w:instrText>
            </w:r>
            <w:r>
              <w:rPr>
                <w:noProof/>
                <w:webHidden/>
              </w:rPr>
            </w:r>
            <w:r>
              <w:rPr>
                <w:noProof/>
                <w:webHidden/>
              </w:rPr>
              <w:fldChar w:fldCharType="separate"/>
            </w:r>
            <w:r>
              <w:rPr>
                <w:noProof/>
                <w:webHidden/>
              </w:rPr>
              <w:t>17</w:t>
            </w:r>
            <w:r>
              <w:rPr>
                <w:noProof/>
                <w:webHidden/>
              </w:rPr>
              <w:fldChar w:fldCharType="end"/>
            </w:r>
          </w:hyperlink>
        </w:p>
        <w:p w14:paraId="2C0A1898" w14:textId="77777777" w:rsidR="002E03AB" w:rsidRDefault="002E03AB">
          <w:pPr>
            <w:pStyle w:val="TOC2"/>
            <w:tabs>
              <w:tab w:val="right" w:leader="dot" w:pos="8296"/>
            </w:tabs>
            <w:rPr>
              <w:rFonts w:eastAsiaTheme="minorEastAsia"/>
              <w:noProof/>
              <w:lang w:val="en-US"/>
            </w:rPr>
          </w:pPr>
          <w:hyperlink w:anchor="_Toc65145956" w:history="1">
            <w:r w:rsidRPr="003E2630">
              <w:rPr>
                <w:rStyle w:val="Hyperlink"/>
                <w:noProof/>
              </w:rPr>
              <w:t>Γραπτές εντολές ελέγχου</w:t>
            </w:r>
            <w:r>
              <w:rPr>
                <w:noProof/>
                <w:webHidden/>
              </w:rPr>
              <w:tab/>
            </w:r>
            <w:r>
              <w:rPr>
                <w:noProof/>
                <w:webHidden/>
              </w:rPr>
              <w:fldChar w:fldCharType="begin"/>
            </w:r>
            <w:r>
              <w:rPr>
                <w:noProof/>
                <w:webHidden/>
              </w:rPr>
              <w:instrText xml:space="preserve"> PAGEREF _Toc65145956 \h </w:instrText>
            </w:r>
            <w:r>
              <w:rPr>
                <w:noProof/>
                <w:webHidden/>
              </w:rPr>
            </w:r>
            <w:r>
              <w:rPr>
                <w:noProof/>
                <w:webHidden/>
              </w:rPr>
              <w:fldChar w:fldCharType="separate"/>
            </w:r>
            <w:r>
              <w:rPr>
                <w:noProof/>
                <w:webHidden/>
              </w:rPr>
              <w:t>19</w:t>
            </w:r>
            <w:r>
              <w:rPr>
                <w:noProof/>
                <w:webHidden/>
              </w:rPr>
              <w:fldChar w:fldCharType="end"/>
            </w:r>
          </w:hyperlink>
        </w:p>
        <w:p w14:paraId="1A5E54F0" w14:textId="77777777" w:rsidR="002E03AB" w:rsidRDefault="002E03AB">
          <w:pPr>
            <w:pStyle w:val="TOC2"/>
            <w:tabs>
              <w:tab w:val="right" w:leader="dot" w:pos="8296"/>
            </w:tabs>
            <w:rPr>
              <w:rFonts w:eastAsiaTheme="minorEastAsia"/>
              <w:noProof/>
              <w:lang w:val="en-US"/>
            </w:rPr>
          </w:pPr>
          <w:hyperlink w:anchor="_Toc65145957" w:history="1">
            <w:r w:rsidRPr="003E2630">
              <w:rPr>
                <w:rStyle w:val="Hyperlink"/>
                <w:noProof/>
              </w:rPr>
              <w:t>Μενού του χρήστη(</w:t>
            </w:r>
            <w:r w:rsidRPr="003E2630">
              <w:rPr>
                <w:rStyle w:val="Hyperlink"/>
                <w:noProof/>
                <w:lang w:val="en-US"/>
              </w:rPr>
              <w:t>User</w:t>
            </w:r>
            <w:r w:rsidRPr="003E2630">
              <w:rPr>
                <w:rStyle w:val="Hyperlink"/>
                <w:noProof/>
              </w:rPr>
              <w:t xml:space="preserve"> </w:t>
            </w:r>
            <w:r w:rsidRPr="003E2630">
              <w:rPr>
                <w:rStyle w:val="Hyperlink"/>
                <w:noProof/>
                <w:lang w:val="en-US"/>
              </w:rPr>
              <w:t>Menu</w:t>
            </w:r>
            <w:r w:rsidRPr="003E2630">
              <w:rPr>
                <w:rStyle w:val="Hyperlink"/>
                <w:noProof/>
              </w:rPr>
              <w:t>)</w:t>
            </w:r>
            <w:r>
              <w:rPr>
                <w:noProof/>
                <w:webHidden/>
              </w:rPr>
              <w:tab/>
            </w:r>
            <w:r>
              <w:rPr>
                <w:noProof/>
                <w:webHidden/>
              </w:rPr>
              <w:fldChar w:fldCharType="begin"/>
            </w:r>
            <w:r>
              <w:rPr>
                <w:noProof/>
                <w:webHidden/>
              </w:rPr>
              <w:instrText xml:space="preserve"> PAGEREF _Toc65145957 \h </w:instrText>
            </w:r>
            <w:r>
              <w:rPr>
                <w:noProof/>
                <w:webHidden/>
              </w:rPr>
            </w:r>
            <w:r>
              <w:rPr>
                <w:noProof/>
                <w:webHidden/>
              </w:rPr>
              <w:fldChar w:fldCharType="separate"/>
            </w:r>
            <w:r>
              <w:rPr>
                <w:noProof/>
                <w:webHidden/>
              </w:rPr>
              <w:t>20</w:t>
            </w:r>
            <w:r>
              <w:rPr>
                <w:noProof/>
                <w:webHidden/>
              </w:rPr>
              <w:fldChar w:fldCharType="end"/>
            </w:r>
          </w:hyperlink>
        </w:p>
        <w:p w14:paraId="2FED4D3C" w14:textId="77777777" w:rsidR="002E03AB" w:rsidRDefault="002E03AB">
          <w:pPr>
            <w:pStyle w:val="TOC2"/>
            <w:tabs>
              <w:tab w:val="right" w:leader="dot" w:pos="8296"/>
            </w:tabs>
            <w:rPr>
              <w:rFonts w:eastAsiaTheme="minorEastAsia"/>
              <w:noProof/>
              <w:lang w:val="en-US"/>
            </w:rPr>
          </w:pPr>
          <w:hyperlink w:anchor="_Toc65145958" w:history="1">
            <w:r w:rsidRPr="003E2630">
              <w:rPr>
                <w:rStyle w:val="Hyperlink"/>
                <w:noProof/>
              </w:rPr>
              <w:t>Το WhiteBoard API</w:t>
            </w:r>
            <w:r>
              <w:rPr>
                <w:noProof/>
                <w:webHidden/>
              </w:rPr>
              <w:tab/>
            </w:r>
            <w:r>
              <w:rPr>
                <w:noProof/>
                <w:webHidden/>
              </w:rPr>
              <w:fldChar w:fldCharType="begin"/>
            </w:r>
            <w:r>
              <w:rPr>
                <w:noProof/>
                <w:webHidden/>
              </w:rPr>
              <w:instrText xml:space="preserve"> PAGEREF _Toc65145958 \h </w:instrText>
            </w:r>
            <w:r>
              <w:rPr>
                <w:noProof/>
                <w:webHidden/>
              </w:rPr>
            </w:r>
            <w:r>
              <w:rPr>
                <w:noProof/>
                <w:webHidden/>
              </w:rPr>
              <w:fldChar w:fldCharType="separate"/>
            </w:r>
            <w:r>
              <w:rPr>
                <w:noProof/>
                <w:webHidden/>
              </w:rPr>
              <w:t>22</w:t>
            </w:r>
            <w:r>
              <w:rPr>
                <w:noProof/>
                <w:webHidden/>
              </w:rPr>
              <w:fldChar w:fldCharType="end"/>
            </w:r>
          </w:hyperlink>
        </w:p>
        <w:p w14:paraId="3DB8CCAA" w14:textId="77777777" w:rsidR="002E03AB" w:rsidRDefault="002E03AB">
          <w:pPr>
            <w:pStyle w:val="TOC3"/>
            <w:tabs>
              <w:tab w:val="right" w:leader="dot" w:pos="8296"/>
            </w:tabs>
            <w:rPr>
              <w:rFonts w:eastAsiaTheme="minorEastAsia"/>
              <w:noProof/>
              <w:lang w:val="en-US"/>
            </w:rPr>
          </w:pPr>
          <w:hyperlink w:anchor="_Toc65145959" w:history="1">
            <w:r w:rsidRPr="003E2630">
              <w:rPr>
                <w:rStyle w:val="Hyperlink"/>
                <w:noProof/>
              </w:rPr>
              <w:t>Πρόσθεση &amp; αφαίρεση</w:t>
            </w:r>
            <w:r>
              <w:rPr>
                <w:noProof/>
                <w:webHidden/>
              </w:rPr>
              <w:tab/>
            </w:r>
            <w:r>
              <w:rPr>
                <w:noProof/>
                <w:webHidden/>
              </w:rPr>
              <w:fldChar w:fldCharType="begin"/>
            </w:r>
            <w:r>
              <w:rPr>
                <w:noProof/>
                <w:webHidden/>
              </w:rPr>
              <w:instrText xml:space="preserve"> PAGEREF _Toc65145959 \h </w:instrText>
            </w:r>
            <w:r>
              <w:rPr>
                <w:noProof/>
                <w:webHidden/>
              </w:rPr>
            </w:r>
            <w:r>
              <w:rPr>
                <w:noProof/>
                <w:webHidden/>
              </w:rPr>
              <w:fldChar w:fldCharType="separate"/>
            </w:r>
            <w:r>
              <w:rPr>
                <w:noProof/>
                <w:webHidden/>
              </w:rPr>
              <w:t>22</w:t>
            </w:r>
            <w:r>
              <w:rPr>
                <w:noProof/>
                <w:webHidden/>
              </w:rPr>
              <w:fldChar w:fldCharType="end"/>
            </w:r>
          </w:hyperlink>
        </w:p>
        <w:p w14:paraId="759075BD" w14:textId="77777777" w:rsidR="002E03AB" w:rsidRDefault="002E03AB">
          <w:pPr>
            <w:pStyle w:val="TOC3"/>
            <w:tabs>
              <w:tab w:val="right" w:leader="dot" w:pos="8296"/>
            </w:tabs>
            <w:rPr>
              <w:rFonts w:eastAsiaTheme="minorEastAsia"/>
              <w:noProof/>
              <w:lang w:val="en-US"/>
            </w:rPr>
          </w:pPr>
          <w:hyperlink w:anchor="_Toc65145960" w:history="1">
            <w:r w:rsidRPr="003E2630">
              <w:rPr>
                <w:rStyle w:val="Hyperlink"/>
                <w:noProof/>
              </w:rPr>
              <w:t>Πολλαπλασιασμός</w:t>
            </w:r>
            <w:r>
              <w:rPr>
                <w:noProof/>
                <w:webHidden/>
              </w:rPr>
              <w:tab/>
            </w:r>
            <w:r>
              <w:rPr>
                <w:noProof/>
                <w:webHidden/>
              </w:rPr>
              <w:fldChar w:fldCharType="begin"/>
            </w:r>
            <w:r>
              <w:rPr>
                <w:noProof/>
                <w:webHidden/>
              </w:rPr>
              <w:instrText xml:space="preserve"> PAGEREF _Toc65145960 \h </w:instrText>
            </w:r>
            <w:r>
              <w:rPr>
                <w:noProof/>
                <w:webHidden/>
              </w:rPr>
            </w:r>
            <w:r>
              <w:rPr>
                <w:noProof/>
                <w:webHidden/>
              </w:rPr>
              <w:fldChar w:fldCharType="separate"/>
            </w:r>
            <w:r>
              <w:rPr>
                <w:noProof/>
                <w:webHidden/>
              </w:rPr>
              <w:t>25</w:t>
            </w:r>
            <w:r>
              <w:rPr>
                <w:noProof/>
                <w:webHidden/>
              </w:rPr>
              <w:fldChar w:fldCharType="end"/>
            </w:r>
          </w:hyperlink>
        </w:p>
        <w:p w14:paraId="4201C7A6" w14:textId="77777777" w:rsidR="002E03AB" w:rsidRDefault="002E03AB">
          <w:pPr>
            <w:pStyle w:val="TOC3"/>
            <w:tabs>
              <w:tab w:val="right" w:leader="dot" w:pos="8296"/>
            </w:tabs>
            <w:rPr>
              <w:rFonts w:eastAsiaTheme="minorEastAsia"/>
              <w:noProof/>
              <w:lang w:val="en-US"/>
            </w:rPr>
          </w:pPr>
          <w:hyperlink w:anchor="_Toc65145961" w:history="1">
            <w:r w:rsidRPr="003E2630">
              <w:rPr>
                <w:rStyle w:val="Hyperlink"/>
                <w:noProof/>
              </w:rPr>
              <w:t>Διαίρεση</w:t>
            </w:r>
            <w:r>
              <w:rPr>
                <w:noProof/>
                <w:webHidden/>
              </w:rPr>
              <w:tab/>
            </w:r>
            <w:r>
              <w:rPr>
                <w:noProof/>
                <w:webHidden/>
              </w:rPr>
              <w:fldChar w:fldCharType="begin"/>
            </w:r>
            <w:r>
              <w:rPr>
                <w:noProof/>
                <w:webHidden/>
              </w:rPr>
              <w:instrText xml:space="preserve"> PAGEREF _Toc65145961 \h </w:instrText>
            </w:r>
            <w:r>
              <w:rPr>
                <w:noProof/>
                <w:webHidden/>
              </w:rPr>
            </w:r>
            <w:r>
              <w:rPr>
                <w:noProof/>
                <w:webHidden/>
              </w:rPr>
              <w:fldChar w:fldCharType="separate"/>
            </w:r>
            <w:r>
              <w:rPr>
                <w:noProof/>
                <w:webHidden/>
              </w:rPr>
              <w:t>25</w:t>
            </w:r>
            <w:r>
              <w:rPr>
                <w:noProof/>
                <w:webHidden/>
              </w:rPr>
              <w:fldChar w:fldCharType="end"/>
            </w:r>
          </w:hyperlink>
        </w:p>
        <w:p w14:paraId="59550C09" w14:textId="77777777" w:rsidR="002E03AB" w:rsidRDefault="002E03AB">
          <w:pPr>
            <w:pStyle w:val="TOC1"/>
            <w:rPr>
              <w:rFonts w:eastAsiaTheme="minorEastAsia"/>
              <w:noProof/>
              <w:lang w:val="en-US"/>
            </w:rPr>
          </w:pPr>
          <w:hyperlink w:anchor="_Toc65145962" w:history="1">
            <w:r w:rsidRPr="003E2630">
              <w:rPr>
                <w:rStyle w:val="Hyperlink"/>
                <w:noProof/>
              </w:rPr>
              <w:t>Ενότητα 5. Τεχνικό υπόβαθρο</w:t>
            </w:r>
            <w:r>
              <w:rPr>
                <w:noProof/>
                <w:webHidden/>
              </w:rPr>
              <w:tab/>
            </w:r>
            <w:r>
              <w:rPr>
                <w:noProof/>
                <w:webHidden/>
              </w:rPr>
              <w:fldChar w:fldCharType="begin"/>
            </w:r>
            <w:r>
              <w:rPr>
                <w:noProof/>
                <w:webHidden/>
              </w:rPr>
              <w:instrText xml:space="preserve"> PAGEREF _Toc65145962 \h </w:instrText>
            </w:r>
            <w:r>
              <w:rPr>
                <w:noProof/>
                <w:webHidden/>
              </w:rPr>
            </w:r>
            <w:r>
              <w:rPr>
                <w:noProof/>
                <w:webHidden/>
              </w:rPr>
              <w:fldChar w:fldCharType="separate"/>
            </w:r>
            <w:r>
              <w:rPr>
                <w:noProof/>
                <w:webHidden/>
              </w:rPr>
              <w:t>27</w:t>
            </w:r>
            <w:r>
              <w:rPr>
                <w:noProof/>
                <w:webHidden/>
              </w:rPr>
              <w:fldChar w:fldCharType="end"/>
            </w:r>
          </w:hyperlink>
        </w:p>
        <w:p w14:paraId="2EBBA237" w14:textId="77777777" w:rsidR="002E03AB" w:rsidRDefault="002E03AB">
          <w:pPr>
            <w:pStyle w:val="TOC2"/>
            <w:tabs>
              <w:tab w:val="right" w:leader="dot" w:pos="8296"/>
            </w:tabs>
            <w:rPr>
              <w:rFonts w:eastAsiaTheme="minorEastAsia"/>
              <w:noProof/>
              <w:lang w:val="en-US"/>
            </w:rPr>
          </w:pPr>
          <w:hyperlink w:anchor="_Toc65145963" w:history="1">
            <w:r w:rsidRPr="003E2630">
              <w:rPr>
                <w:rStyle w:val="Hyperlink"/>
                <w:noProof/>
              </w:rPr>
              <w:t xml:space="preserve">Η </w:t>
            </w:r>
            <w:r w:rsidRPr="003E2630">
              <w:rPr>
                <w:rStyle w:val="Hyperlink"/>
                <w:noProof/>
                <w:lang w:val="en-US"/>
              </w:rPr>
              <w:t>Javascript</w:t>
            </w:r>
            <w:r>
              <w:rPr>
                <w:noProof/>
                <w:webHidden/>
              </w:rPr>
              <w:tab/>
            </w:r>
            <w:r>
              <w:rPr>
                <w:noProof/>
                <w:webHidden/>
              </w:rPr>
              <w:fldChar w:fldCharType="begin"/>
            </w:r>
            <w:r>
              <w:rPr>
                <w:noProof/>
                <w:webHidden/>
              </w:rPr>
              <w:instrText xml:space="preserve"> PAGEREF _Toc65145963 \h </w:instrText>
            </w:r>
            <w:r>
              <w:rPr>
                <w:noProof/>
                <w:webHidden/>
              </w:rPr>
            </w:r>
            <w:r>
              <w:rPr>
                <w:noProof/>
                <w:webHidden/>
              </w:rPr>
              <w:fldChar w:fldCharType="separate"/>
            </w:r>
            <w:r>
              <w:rPr>
                <w:noProof/>
                <w:webHidden/>
              </w:rPr>
              <w:t>27</w:t>
            </w:r>
            <w:r>
              <w:rPr>
                <w:noProof/>
                <w:webHidden/>
              </w:rPr>
              <w:fldChar w:fldCharType="end"/>
            </w:r>
          </w:hyperlink>
        </w:p>
        <w:p w14:paraId="6F4AF5DD" w14:textId="77777777" w:rsidR="002E03AB" w:rsidRDefault="002E03AB">
          <w:pPr>
            <w:pStyle w:val="TOC2"/>
            <w:tabs>
              <w:tab w:val="right" w:leader="dot" w:pos="8296"/>
            </w:tabs>
            <w:rPr>
              <w:rFonts w:eastAsiaTheme="minorEastAsia"/>
              <w:noProof/>
              <w:lang w:val="en-US"/>
            </w:rPr>
          </w:pPr>
          <w:hyperlink w:anchor="_Toc65145964" w:history="1">
            <w:r w:rsidRPr="003E2630">
              <w:rPr>
                <w:rStyle w:val="Hyperlink"/>
                <w:noProof/>
              </w:rPr>
              <w:t xml:space="preserve">Η </w:t>
            </w:r>
            <w:r w:rsidRPr="003E2630">
              <w:rPr>
                <w:rStyle w:val="Hyperlink"/>
                <w:noProof/>
                <w:lang w:val="en-US"/>
              </w:rPr>
              <w:t>rivescript</w:t>
            </w:r>
            <w:r>
              <w:rPr>
                <w:noProof/>
                <w:webHidden/>
              </w:rPr>
              <w:tab/>
            </w:r>
            <w:r>
              <w:rPr>
                <w:noProof/>
                <w:webHidden/>
              </w:rPr>
              <w:fldChar w:fldCharType="begin"/>
            </w:r>
            <w:r>
              <w:rPr>
                <w:noProof/>
                <w:webHidden/>
              </w:rPr>
              <w:instrText xml:space="preserve"> PAGEREF _Toc65145964 \h </w:instrText>
            </w:r>
            <w:r>
              <w:rPr>
                <w:noProof/>
                <w:webHidden/>
              </w:rPr>
            </w:r>
            <w:r>
              <w:rPr>
                <w:noProof/>
                <w:webHidden/>
              </w:rPr>
              <w:fldChar w:fldCharType="separate"/>
            </w:r>
            <w:r>
              <w:rPr>
                <w:noProof/>
                <w:webHidden/>
              </w:rPr>
              <w:t>27</w:t>
            </w:r>
            <w:r>
              <w:rPr>
                <w:noProof/>
                <w:webHidden/>
              </w:rPr>
              <w:fldChar w:fldCharType="end"/>
            </w:r>
          </w:hyperlink>
        </w:p>
        <w:p w14:paraId="29C70FFB" w14:textId="77777777" w:rsidR="002E03AB" w:rsidRDefault="002E03AB">
          <w:pPr>
            <w:pStyle w:val="TOC2"/>
            <w:tabs>
              <w:tab w:val="right" w:leader="dot" w:pos="8296"/>
            </w:tabs>
            <w:rPr>
              <w:rFonts w:eastAsiaTheme="minorEastAsia"/>
              <w:noProof/>
              <w:lang w:val="en-US"/>
            </w:rPr>
          </w:pPr>
          <w:hyperlink w:anchor="_Toc65145965" w:history="1">
            <w:r w:rsidRPr="003E2630">
              <w:rPr>
                <w:rStyle w:val="Hyperlink"/>
                <w:noProof/>
              </w:rPr>
              <w:t>Μετατροπές και διαχείριση εκφράσεων</w:t>
            </w:r>
            <w:r>
              <w:rPr>
                <w:noProof/>
                <w:webHidden/>
              </w:rPr>
              <w:tab/>
            </w:r>
            <w:r>
              <w:rPr>
                <w:noProof/>
                <w:webHidden/>
              </w:rPr>
              <w:fldChar w:fldCharType="begin"/>
            </w:r>
            <w:r>
              <w:rPr>
                <w:noProof/>
                <w:webHidden/>
              </w:rPr>
              <w:instrText xml:space="preserve"> PAGEREF _Toc65145965 \h </w:instrText>
            </w:r>
            <w:r>
              <w:rPr>
                <w:noProof/>
                <w:webHidden/>
              </w:rPr>
            </w:r>
            <w:r>
              <w:rPr>
                <w:noProof/>
                <w:webHidden/>
              </w:rPr>
              <w:fldChar w:fldCharType="separate"/>
            </w:r>
            <w:r>
              <w:rPr>
                <w:noProof/>
                <w:webHidden/>
              </w:rPr>
              <w:t>27</w:t>
            </w:r>
            <w:r>
              <w:rPr>
                <w:noProof/>
                <w:webHidden/>
              </w:rPr>
              <w:fldChar w:fldCharType="end"/>
            </w:r>
          </w:hyperlink>
        </w:p>
        <w:p w14:paraId="54BCCADA" w14:textId="77777777" w:rsidR="002E03AB" w:rsidRDefault="002E03AB">
          <w:pPr>
            <w:pStyle w:val="TOC2"/>
            <w:tabs>
              <w:tab w:val="right" w:leader="dot" w:pos="8296"/>
            </w:tabs>
            <w:rPr>
              <w:rFonts w:eastAsiaTheme="minorEastAsia"/>
              <w:noProof/>
              <w:lang w:val="en-US"/>
            </w:rPr>
          </w:pPr>
          <w:hyperlink w:anchor="_Toc65145966" w:history="1">
            <w:r w:rsidRPr="003E2630">
              <w:rPr>
                <w:rStyle w:val="Hyperlink"/>
                <w:noProof/>
              </w:rPr>
              <w:t xml:space="preserve">Ορθή στοίχιση ενδιάμεσων αποτελεσμάτων </w:t>
            </w:r>
            <w:r w:rsidRPr="003E2630">
              <w:rPr>
                <w:rStyle w:val="Hyperlink"/>
                <w:noProof/>
                <w:lang w:val="en-US"/>
              </w:rPr>
              <w:t>whiteboard</w:t>
            </w:r>
            <w:r>
              <w:rPr>
                <w:noProof/>
                <w:webHidden/>
              </w:rPr>
              <w:tab/>
            </w:r>
            <w:r>
              <w:rPr>
                <w:noProof/>
                <w:webHidden/>
              </w:rPr>
              <w:fldChar w:fldCharType="begin"/>
            </w:r>
            <w:r>
              <w:rPr>
                <w:noProof/>
                <w:webHidden/>
              </w:rPr>
              <w:instrText xml:space="preserve"> PAGEREF _Toc65145966 \h </w:instrText>
            </w:r>
            <w:r>
              <w:rPr>
                <w:noProof/>
                <w:webHidden/>
              </w:rPr>
            </w:r>
            <w:r>
              <w:rPr>
                <w:noProof/>
                <w:webHidden/>
              </w:rPr>
              <w:fldChar w:fldCharType="separate"/>
            </w:r>
            <w:r>
              <w:rPr>
                <w:noProof/>
                <w:webHidden/>
              </w:rPr>
              <w:t>31</w:t>
            </w:r>
            <w:r>
              <w:rPr>
                <w:noProof/>
                <w:webHidden/>
              </w:rPr>
              <w:fldChar w:fldCharType="end"/>
            </w:r>
          </w:hyperlink>
        </w:p>
        <w:p w14:paraId="69BEEFA6" w14:textId="77777777" w:rsidR="002E03AB" w:rsidRDefault="002E03AB">
          <w:pPr>
            <w:pStyle w:val="TOC2"/>
            <w:tabs>
              <w:tab w:val="right" w:leader="dot" w:pos="8296"/>
            </w:tabs>
            <w:rPr>
              <w:rFonts w:eastAsiaTheme="minorEastAsia"/>
              <w:noProof/>
              <w:lang w:val="en-US"/>
            </w:rPr>
          </w:pPr>
          <w:hyperlink w:anchor="_Toc65145967" w:history="1">
            <w:r w:rsidRPr="003E2630">
              <w:rPr>
                <w:rStyle w:val="Hyperlink"/>
                <w:noProof/>
              </w:rPr>
              <w:t>Μεγάλα δεκαδικά</w:t>
            </w:r>
            <w:r>
              <w:rPr>
                <w:noProof/>
                <w:webHidden/>
              </w:rPr>
              <w:tab/>
            </w:r>
            <w:r>
              <w:rPr>
                <w:noProof/>
                <w:webHidden/>
              </w:rPr>
              <w:fldChar w:fldCharType="begin"/>
            </w:r>
            <w:r>
              <w:rPr>
                <w:noProof/>
                <w:webHidden/>
              </w:rPr>
              <w:instrText xml:space="preserve"> PAGEREF _Toc65145967 \h </w:instrText>
            </w:r>
            <w:r>
              <w:rPr>
                <w:noProof/>
                <w:webHidden/>
              </w:rPr>
            </w:r>
            <w:r>
              <w:rPr>
                <w:noProof/>
                <w:webHidden/>
              </w:rPr>
              <w:fldChar w:fldCharType="separate"/>
            </w:r>
            <w:r>
              <w:rPr>
                <w:noProof/>
                <w:webHidden/>
              </w:rPr>
              <w:t>32</w:t>
            </w:r>
            <w:r>
              <w:rPr>
                <w:noProof/>
                <w:webHidden/>
              </w:rPr>
              <w:fldChar w:fldCharType="end"/>
            </w:r>
          </w:hyperlink>
        </w:p>
        <w:p w14:paraId="5CFCA711" w14:textId="77777777" w:rsidR="002E03AB" w:rsidRDefault="002E03AB">
          <w:pPr>
            <w:pStyle w:val="TOC1"/>
            <w:rPr>
              <w:rFonts w:eastAsiaTheme="minorEastAsia"/>
              <w:noProof/>
              <w:lang w:val="en-US"/>
            </w:rPr>
          </w:pPr>
          <w:hyperlink w:anchor="_Toc65145968" w:history="1">
            <w:r w:rsidRPr="003E2630">
              <w:rPr>
                <w:rStyle w:val="Hyperlink"/>
                <w:noProof/>
              </w:rPr>
              <w:t>Ενότητα 6. Συμπεράσματα – Βελτιώσεις, Προσθήκες</w:t>
            </w:r>
            <w:r>
              <w:rPr>
                <w:noProof/>
                <w:webHidden/>
              </w:rPr>
              <w:tab/>
            </w:r>
            <w:r>
              <w:rPr>
                <w:noProof/>
                <w:webHidden/>
              </w:rPr>
              <w:fldChar w:fldCharType="begin"/>
            </w:r>
            <w:r>
              <w:rPr>
                <w:noProof/>
                <w:webHidden/>
              </w:rPr>
              <w:instrText xml:space="preserve"> PAGEREF _Toc65145968 \h </w:instrText>
            </w:r>
            <w:r>
              <w:rPr>
                <w:noProof/>
                <w:webHidden/>
              </w:rPr>
            </w:r>
            <w:r>
              <w:rPr>
                <w:noProof/>
                <w:webHidden/>
              </w:rPr>
              <w:fldChar w:fldCharType="separate"/>
            </w:r>
            <w:r>
              <w:rPr>
                <w:noProof/>
                <w:webHidden/>
              </w:rPr>
              <w:t>33</w:t>
            </w:r>
            <w:r>
              <w:rPr>
                <w:noProof/>
                <w:webHidden/>
              </w:rPr>
              <w:fldChar w:fldCharType="end"/>
            </w:r>
          </w:hyperlink>
        </w:p>
        <w:p w14:paraId="63A2295D" w14:textId="77777777" w:rsidR="002E03AB" w:rsidRDefault="002E03AB">
          <w:pPr>
            <w:pStyle w:val="TOC1"/>
            <w:rPr>
              <w:rFonts w:eastAsiaTheme="minorEastAsia"/>
              <w:noProof/>
              <w:lang w:val="en-US"/>
            </w:rPr>
          </w:pPr>
          <w:hyperlink w:anchor="_Toc65145969" w:history="1">
            <w:r w:rsidRPr="003E2630">
              <w:rPr>
                <w:rStyle w:val="Hyperlink"/>
                <w:noProof/>
              </w:rPr>
              <w:t xml:space="preserve">Παράρτημα 1. </w:t>
            </w:r>
            <w:r w:rsidRPr="003E2630">
              <w:rPr>
                <w:rStyle w:val="Hyperlink"/>
                <w:noProof/>
                <w:lang w:val="en-US"/>
              </w:rPr>
              <w:t>User</w:t>
            </w:r>
            <w:r w:rsidRPr="003E2630">
              <w:rPr>
                <w:rStyle w:val="Hyperlink"/>
                <w:noProof/>
              </w:rPr>
              <w:t xml:space="preserve"> </w:t>
            </w:r>
            <w:r w:rsidRPr="003E2630">
              <w:rPr>
                <w:rStyle w:val="Hyperlink"/>
                <w:noProof/>
                <w:lang w:val="en-US"/>
              </w:rPr>
              <w:t>Manual</w:t>
            </w:r>
            <w:r>
              <w:rPr>
                <w:noProof/>
                <w:webHidden/>
              </w:rPr>
              <w:tab/>
            </w:r>
            <w:r>
              <w:rPr>
                <w:noProof/>
                <w:webHidden/>
              </w:rPr>
              <w:fldChar w:fldCharType="begin"/>
            </w:r>
            <w:r>
              <w:rPr>
                <w:noProof/>
                <w:webHidden/>
              </w:rPr>
              <w:instrText xml:space="preserve"> PAGEREF _Toc65145969 \h </w:instrText>
            </w:r>
            <w:r>
              <w:rPr>
                <w:noProof/>
                <w:webHidden/>
              </w:rPr>
            </w:r>
            <w:r>
              <w:rPr>
                <w:noProof/>
                <w:webHidden/>
              </w:rPr>
              <w:fldChar w:fldCharType="separate"/>
            </w:r>
            <w:r>
              <w:rPr>
                <w:noProof/>
                <w:webHidden/>
              </w:rPr>
              <w:t>33</w:t>
            </w:r>
            <w:r>
              <w:rPr>
                <w:noProof/>
                <w:webHidden/>
              </w:rPr>
              <w:fldChar w:fldCharType="end"/>
            </w:r>
          </w:hyperlink>
        </w:p>
        <w:p w14:paraId="5F19CE18" w14:textId="77777777" w:rsidR="002E03AB" w:rsidRDefault="002E03AB">
          <w:pPr>
            <w:pStyle w:val="TOC1"/>
            <w:rPr>
              <w:rFonts w:eastAsiaTheme="minorEastAsia"/>
              <w:noProof/>
              <w:lang w:val="en-US"/>
            </w:rPr>
          </w:pPr>
          <w:hyperlink w:anchor="_Toc65145970" w:history="1">
            <w:r w:rsidRPr="003E2630">
              <w:rPr>
                <w:rStyle w:val="Hyperlink"/>
                <w:noProof/>
              </w:rPr>
              <w:t>Βιβλιογραφία</w:t>
            </w:r>
            <w:r>
              <w:rPr>
                <w:noProof/>
                <w:webHidden/>
              </w:rPr>
              <w:tab/>
            </w:r>
            <w:r>
              <w:rPr>
                <w:noProof/>
                <w:webHidden/>
              </w:rPr>
              <w:fldChar w:fldCharType="begin"/>
            </w:r>
            <w:r>
              <w:rPr>
                <w:noProof/>
                <w:webHidden/>
              </w:rPr>
              <w:instrText xml:space="preserve"> PAGEREF _Toc65145970 \h </w:instrText>
            </w:r>
            <w:r>
              <w:rPr>
                <w:noProof/>
                <w:webHidden/>
              </w:rPr>
            </w:r>
            <w:r>
              <w:rPr>
                <w:noProof/>
                <w:webHidden/>
              </w:rPr>
              <w:fldChar w:fldCharType="separate"/>
            </w:r>
            <w:r>
              <w:rPr>
                <w:noProof/>
                <w:webHidden/>
              </w:rPr>
              <w:t>36</w:t>
            </w:r>
            <w:r>
              <w:rPr>
                <w:noProof/>
                <w:webHidden/>
              </w:rPr>
              <w:fldChar w:fldCharType="end"/>
            </w:r>
          </w:hyperlink>
        </w:p>
        <w:p w14:paraId="7C044B7A" w14:textId="77777777" w:rsidR="002E03AB" w:rsidRDefault="002E03AB">
          <w:pPr>
            <w:pStyle w:val="TOC1"/>
            <w:rPr>
              <w:rFonts w:eastAsiaTheme="minorEastAsia"/>
              <w:noProof/>
              <w:lang w:val="en-US"/>
            </w:rPr>
          </w:pPr>
          <w:hyperlink w:anchor="_Toc65145971" w:history="1">
            <w:r w:rsidRPr="003E2630">
              <w:rPr>
                <w:rStyle w:val="Hyperlink"/>
                <w:noProof/>
              </w:rPr>
              <w:t>Επίλογος</w:t>
            </w:r>
            <w:r>
              <w:rPr>
                <w:noProof/>
                <w:webHidden/>
              </w:rPr>
              <w:tab/>
            </w:r>
            <w:r>
              <w:rPr>
                <w:noProof/>
                <w:webHidden/>
              </w:rPr>
              <w:fldChar w:fldCharType="begin"/>
            </w:r>
            <w:r>
              <w:rPr>
                <w:noProof/>
                <w:webHidden/>
              </w:rPr>
              <w:instrText xml:space="preserve"> PAGEREF _Toc65145971 \h </w:instrText>
            </w:r>
            <w:r>
              <w:rPr>
                <w:noProof/>
                <w:webHidden/>
              </w:rPr>
            </w:r>
            <w:r>
              <w:rPr>
                <w:noProof/>
                <w:webHidden/>
              </w:rPr>
              <w:fldChar w:fldCharType="separate"/>
            </w:r>
            <w:r>
              <w:rPr>
                <w:noProof/>
                <w:webHidden/>
              </w:rPr>
              <w:t>37</w:t>
            </w:r>
            <w:r>
              <w:rPr>
                <w:noProof/>
                <w:webHidden/>
              </w:rPr>
              <w:fldChar w:fldCharType="end"/>
            </w:r>
          </w:hyperlink>
        </w:p>
        <w:p w14:paraId="4BD08294" w14:textId="77777777" w:rsidR="002E03AB" w:rsidRDefault="002E03AB">
          <w:pPr>
            <w:pStyle w:val="TOC1"/>
            <w:rPr>
              <w:rFonts w:eastAsiaTheme="minorEastAsia"/>
              <w:noProof/>
              <w:lang w:val="en-US"/>
            </w:rPr>
          </w:pPr>
          <w:hyperlink w:anchor="_Toc65145972" w:history="1">
            <w:r w:rsidRPr="003E2630">
              <w:rPr>
                <w:rStyle w:val="Hyperlink"/>
                <w:noProof/>
              </w:rPr>
              <w:t xml:space="preserve">Στοιχεία Εισόδου στο </w:t>
            </w:r>
            <w:r w:rsidRPr="003E2630">
              <w:rPr>
                <w:rStyle w:val="Hyperlink"/>
                <w:noProof/>
                <w:lang w:val="en-US"/>
              </w:rPr>
              <w:t>Server</w:t>
            </w:r>
            <w:r w:rsidRPr="003E2630">
              <w:rPr>
                <w:rStyle w:val="Hyperlink"/>
                <w:noProof/>
              </w:rPr>
              <w:t xml:space="preserve"> του </w:t>
            </w:r>
            <w:r w:rsidRPr="003E2630">
              <w:rPr>
                <w:rStyle w:val="Hyperlink"/>
                <w:noProof/>
                <w:lang w:val="en-US"/>
              </w:rPr>
              <w:t>TEI</w:t>
            </w:r>
            <w:r>
              <w:rPr>
                <w:noProof/>
                <w:webHidden/>
              </w:rPr>
              <w:tab/>
            </w:r>
            <w:r>
              <w:rPr>
                <w:noProof/>
                <w:webHidden/>
              </w:rPr>
              <w:fldChar w:fldCharType="begin"/>
            </w:r>
            <w:r>
              <w:rPr>
                <w:noProof/>
                <w:webHidden/>
              </w:rPr>
              <w:instrText xml:space="preserve"> PAGEREF _Toc65145972 \h </w:instrText>
            </w:r>
            <w:r>
              <w:rPr>
                <w:noProof/>
                <w:webHidden/>
              </w:rPr>
            </w:r>
            <w:r>
              <w:rPr>
                <w:noProof/>
                <w:webHidden/>
              </w:rPr>
              <w:fldChar w:fldCharType="separate"/>
            </w:r>
            <w:r>
              <w:rPr>
                <w:noProof/>
                <w:webHidden/>
              </w:rPr>
              <w:t>37</w:t>
            </w:r>
            <w:r>
              <w:rPr>
                <w:noProof/>
                <w:webHidden/>
              </w:rPr>
              <w:fldChar w:fldCharType="end"/>
            </w:r>
          </w:hyperlink>
        </w:p>
        <w:p w14:paraId="2A658EAB" w14:textId="4FE7E3FC" w:rsidR="003700AD" w:rsidRDefault="003700AD" w:rsidP="00861983">
          <w:pPr>
            <w:spacing w:line="360" w:lineRule="auto"/>
          </w:pPr>
          <w:r>
            <w:rPr>
              <w:b/>
              <w:bCs/>
              <w:noProof/>
            </w:rPr>
            <w:fldChar w:fldCharType="end"/>
          </w:r>
        </w:p>
      </w:sdtContent>
    </w:sdt>
    <w:p w14:paraId="151EFF2E" w14:textId="77777777" w:rsidR="003700AD" w:rsidRPr="00AF381A" w:rsidRDefault="003700AD" w:rsidP="00861983">
      <w:pPr>
        <w:spacing w:line="360" w:lineRule="auto"/>
      </w:pPr>
    </w:p>
    <w:p w14:paraId="61303F02" w14:textId="77777777" w:rsidR="000D7D05" w:rsidRDefault="009A526E" w:rsidP="00861983">
      <w:pPr>
        <w:pStyle w:val="Heading1"/>
        <w:spacing w:line="360" w:lineRule="auto"/>
      </w:pPr>
      <w:bookmarkStart w:id="1" w:name="_Toc65145939"/>
      <w:r w:rsidRPr="00AF381A">
        <w:t>Ενότητα 1. Εισαγωγή</w:t>
      </w:r>
      <w:bookmarkEnd w:id="1"/>
    </w:p>
    <w:p w14:paraId="2B6DBBB0" w14:textId="77777777" w:rsidR="00DA1F38" w:rsidRPr="00DA1F38" w:rsidRDefault="00DA1F38" w:rsidP="00861983">
      <w:pPr>
        <w:spacing w:line="360" w:lineRule="auto"/>
      </w:pPr>
    </w:p>
    <w:p w14:paraId="56B96917" w14:textId="0B01DD4E" w:rsidR="003075D9" w:rsidRDefault="003075D9" w:rsidP="00861983">
      <w:pPr>
        <w:spacing w:line="360" w:lineRule="auto"/>
        <w:ind w:firstLine="720"/>
        <w:jc w:val="both"/>
      </w:pPr>
      <w:r w:rsidRPr="003075D9">
        <w:t>Η εκπαίδευση είναι μια δύσκολη υπόθεση για τους εκπαιδευτικούς, η χρήση κάθε διαθέσιμου εκπαιδευτικού εργαλείου καθίσταται απαραίτητη για την βελτίωση στην ποιότητα της μάθησης. Στον 21ο αιώνα, η τεχνολογίες εκπαιδευτικού λογισμικού έχουν τραβήξει το ενδιαφέρων μεγάλων εταιρειών και κυβερνήσεων, για την εκπαίδευση των νέων υπάλληλων και των μαθητών σε ιδιωτικά και δημόσια σχολεία. Το νέο αυτό εργαλείο εκπαίδευσης έχει βελτιώσει σε μεγάλο βαθμό το πλήθος και την ποιότητα της μάθησης. Με το εκπαιδευτικό λογισμικό γίνεται εξοικονόμηση χρόνου, περιμένοντας σε πολλές περιπτώσεις πολύ καλύτερα αποτελέσματα, χωρίς να απαιτείται η προσωπική επαφή του εκπαιδευτή και του εκπαιδευόμενου, που καθίσταται εφικτό με την χρήση του ίντερνετ.</w:t>
      </w:r>
    </w:p>
    <w:p w14:paraId="6C5046BB" w14:textId="45CC2E86" w:rsidR="003075D9" w:rsidRDefault="003075D9" w:rsidP="00861983">
      <w:pPr>
        <w:spacing w:line="360" w:lineRule="auto"/>
        <w:ind w:firstLine="720"/>
        <w:jc w:val="both"/>
      </w:pPr>
      <w:r w:rsidRPr="00BE1884">
        <w:t>Η αναζήτηση στο ίντερνετ είναι ο ποιο διαδεδομένος και δημοφιλής τρόπος ενημέρωσης και ψυχαγωγίας όμως χρησιμοποιείται και για την μάθηση και την πληροφόρηση από τους ιντερνετικούς μαθητές, άλλους εμάς και τους ιντερνετικούς δασκάλους, αυτούς που ανεβάζουν το εκπαιδευτικό περιεχόμενο στο ίντερνετ.</w:t>
      </w:r>
    </w:p>
    <w:p w14:paraId="37552C9E" w14:textId="5CF8B49E" w:rsidR="003075D9" w:rsidRDefault="003075D9" w:rsidP="00861983">
      <w:pPr>
        <w:spacing w:line="360" w:lineRule="auto"/>
        <w:ind w:firstLine="720"/>
        <w:jc w:val="both"/>
      </w:pPr>
      <w:r w:rsidRPr="003075D9">
        <w:t>Υπάρχει ένας ποιο εύκολος τρόπος να αναζητήσεις ή να σερφάρεις στο ίντερνετ, είναι με την χρήση των ιντερνετικών chatbot. Η MEENA</w:t>
      </w:r>
      <w:r w:rsidR="009D1187">
        <w:t xml:space="preserve"> </w:t>
      </w:r>
      <w:r w:rsidRPr="003075D9">
        <w:t>[βιβλ.5] είναι ένα chatbot τεχνητής νοημοσύνης που αναπτύσσεται από την εταιρεία GOOGLE [βιβλ.6]. Θα μπορεί να απαντήσει σε φωνητικές ερωτήσεις, χρησιμοποιώντας τις δυνατότητες της GOOGLE, κάνοντας την αναζήτηση εκπαιδευτικού περιεχομένου</w:t>
      </w:r>
      <w:r w:rsidR="00BE1884">
        <w:t xml:space="preserve"> στο ίντερνετ</w:t>
      </w:r>
      <w:r w:rsidRPr="003075D9">
        <w:t xml:space="preserve"> πολύ ευκολότερη για όλους.</w:t>
      </w:r>
    </w:p>
    <w:p w14:paraId="1A3C710C" w14:textId="4EF0C9D4" w:rsidR="003075D9" w:rsidRPr="00BE1884" w:rsidRDefault="003075D9" w:rsidP="00861983">
      <w:pPr>
        <w:spacing w:line="360" w:lineRule="auto"/>
        <w:ind w:firstLine="720"/>
        <w:jc w:val="both"/>
      </w:pPr>
      <w:r w:rsidRPr="003075D9">
        <w:t xml:space="preserve">Υπάρχουν και chatbot ειδικού σκοπού </w:t>
      </w:r>
      <w:r w:rsidR="00BE1884">
        <w:t>σαν</w:t>
      </w:r>
      <w:r w:rsidRPr="003075D9">
        <w:t xml:space="preserve"> αυτά που χρησιμοποιούνται από τα μέσα κοινω</w:t>
      </w:r>
      <w:r w:rsidR="009D1187">
        <w:t>νικής δικτύωσης</w:t>
      </w:r>
      <w:r w:rsidR="00BE1884">
        <w:t>,</w:t>
      </w:r>
      <w:r w:rsidR="009D1187">
        <w:t xml:space="preserve"> όπως το Twitter </w:t>
      </w:r>
      <w:r w:rsidR="009D1187" w:rsidRPr="003075D9">
        <w:t>[βιβλ.</w:t>
      </w:r>
      <w:r w:rsidR="009D1187">
        <w:t>7</w:t>
      </w:r>
      <w:r w:rsidR="009D1187" w:rsidRPr="003075D9">
        <w:t xml:space="preserve">] </w:t>
      </w:r>
      <w:r w:rsidRPr="003075D9">
        <w:t xml:space="preserve">για να γίνεται το ξεκίνημα ενός νέου θέματος </w:t>
      </w:r>
      <w:r w:rsidR="001E2E9D">
        <w:t xml:space="preserve">προς συζήτηση </w:t>
      </w:r>
      <w:r w:rsidRPr="003075D9">
        <w:t xml:space="preserve">όπου θα ακολουθήσουν </w:t>
      </w:r>
      <w:r w:rsidR="001E2E9D">
        <w:t xml:space="preserve">οι </w:t>
      </w:r>
      <w:r w:rsidRPr="003075D9">
        <w:t>αληθινοί χρήστες ή την θετική αξιολόγηση προϊόντων και υπηρεσιών που ενδέχεται να διαφημίζονται μετά πληρωμής.</w:t>
      </w:r>
    </w:p>
    <w:p w14:paraId="0949DD4A" w14:textId="0BE77A02" w:rsidR="007C7B69" w:rsidRDefault="001E2E9D" w:rsidP="00861983">
      <w:pPr>
        <w:spacing w:line="360" w:lineRule="auto"/>
        <w:ind w:firstLine="720"/>
        <w:jc w:val="both"/>
      </w:pPr>
      <w:r>
        <w:lastRenderedPageBreak/>
        <w:t>Εμείς α</w:t>
      </w:r>
      <w:r w:rsidR="007C7B69" w:rsidRPr="007C7B69">
        <w:t>ναπτύξαμε έναν δάσκαλο προπαίδειας και μάθησης βασικών μαθηματικών με την τεχνολογία των chatbot με το όνομα Mathew. Ο Mathew δέχεται</w:t>
      </w:r>
      <w:r w:rsidR="00CB22C4">
        <w:t xml:space="preserve"> ερωτήσεις</w:t>
      </w:r>
      <w:r w:rsidR="00110021" w:rsidRPr="00110021">
        <w:t xml:space="preserve"> </w:t>
      </w:r>
      <w:r w:rsidR="00110021">
        <w:t>από τον μαθητή</w:t>
      </w:r>
      <w:r w:rsidR="007C7B69" w:rsidRPr="007C7B69">
        <w:t xml:space="preserve"> και θέτει ερωτήσεις στον μαθητή. Οι ερωτήσεις που γίνονται στον μαθητή ακολουθούν την λογική της επανάληψη</w:t>
      </w:r>
      <w:r w:rsidR="00694F51">
        <w:t>ς</w:t>
      </w:r>
      <w:r w:rsidR="007C7B69" w:rsidRPr="007C7B69">
        <w:t xml:space="preserve"> ως μητέρα</w:t>
      </w:r>
      <w:r w:rsidR="00694F51">
        <w:t>ς</w:t>
      </w:r>
      <w:r w:rsidR="007C7B69" w:rsidRPr="007C7B69">
        <w:t xml:space="preserve"> της μάθησης και καλύπτουν την πρόσθεση, αφαίρεση, τον πολλαπλασιασμό και την διαίρεση. Ο μαθητής μπορεί να διαλέξει σε ποιο από αυτά θέλει να εξασκηθεί και να διαλέ</w:t>
      </w:r>
      <w:r w:rsidR="00694F51">
        <w:t>ξ</w:t>
      </w:r>
      <w:r w:rsidR="007C7B69" w:rsidRPr="007C7B69">
        <w:t xml:space="preserve">ει έναν συγκεκριμένο αριθμό της επιλογής του από </w:t>
      </w:r>
      <w:r w:rsidR="00694F51" w:rsidRPr="007C7B69">
        <w:t>τ</w:t>
      </w:r>
      <w:r w:rsidR="00694F51">
        <w:t>ους</w:t>
      </w:r>
      <w:r w:rsidR="00694F51" w:rsidRPr="007C7B69">
        <w:t xml:space="preserve"> </w:t>
      </w:r>
      <w:r w:rsidR="007C7B69" w:rsidRPr="007C7B69">
        <w:t>δοθέν</w:t>
      </w:r>
      <w:r w:rsidR="00694F51">
        <w:t>τες,</w:t>
      </w:r>
      <w:r w:rsidR="007C7B69" w:rsidRPr="007C7B69">
        <w:t xml:space="preserve"> </w:t>
      </w:r>
      <w:r w:rsidR="00562A9C">
        <w:t xml:space="preserve">τον </w:t>
      </w:r>
      <w:r w:rsidR="00903770">
        <w:t>αριθμό</w:t>
      </w:r>
      <w:r w:rsidR="00903770" w:rsidRPr="007C7B69">
        <w:t xml:space="preserve"> </w:t>
      </w:r>
      <w:r w:rsidR="00903770">
        <w:t>ένα</w:t>
      </w:r>
      <w:r w:rsidR="00562A9C" w:rsidRPr="007C7B69">
        <w:t xml:space="preserve"> </w:t>
      </w:r>
      <w:r w:rsidR="007C7B69" w:rsidRPr="007C7B69">
        <w:t>έως</w:t>
      </w:r>
      <w:r w:rsidR="00562A9C">
        <w:t xml:space="preserve"> τον </w:t>
      </w:r>
      <w:r w:rsidR="007C7B69" w:rsidRPr="007C7B69">
        <w:t xml:space="preserve">εννιά </w:t>
      </w:r>
      <w:r w:rsidR="00903770">
        <w:t>από την διεπαφή</w:t>
      </w:r>
      <w:r w:rsidR="007C7B69" w:rsidRPr="007C7B69">
        <w:t xml:space="preserve"> του χρήστη </w:t>
      </w:r>
      <w:r w:rsidR="002B56BF">
        <w:t>[</w:t>
      </w:r>
      <w:r w:rsidR="007C7B69" w:rsidRPr="007C7B69">
        <w:t>Εικόνα 7</w:t>
      </w:r>
      <w:r w:rsidR="002B56BF">
        <w:t>]</w:t>
      </w:r>
      <w:r w:rsidR="007C7B69" w:rsidRPr="007C7B69">
        <w:t xml:space="preserve">, στον οποίο μπορεί να έχει ο ίδιος ελλείψεις. Δίνεται η δυνατότητα επιλογής βαθμού δυσκολίας όπου ο μαθητής εξετάζεται από το Mathew </w:t>
      </w:r>
      <w:r w:rsidR="00903770">
        <w:t xml:space="preserve">σε </w:t>
      </w:r>
      <w:r w:rsidR="007C7B69" w:rsidRPr="007C7B69">
        <w:t>μεγαλύτερ</w:t>
      </w:r>
      <w:r w:rsidR="00903770">
        <w:t>ους</w:t>
      </w:r>
      <w:r w:rsidR="007C7B69" w:rsidRPr="007C7B69">
        <w:t xml:space="preserve"> αριθμ</w:t>
      </w:r>
      <w:r w:rsidR="00903770">
        <w:t>ούς</w:t>
      </w:r>
      <w:r w:rsidR="007C7B69" w:rsidRPr="007C7B69">
        <w:t xml:space="preserve">. Οι λανθασμένες απαντήσεις του μαθητή αποθηκεύονται σε βάση δεδομένων καθώς και το πλήθος των σωστών απαντήσεων. Παρέχεται καρτέλα με τις λανθασμένες απαντήσεις του μαθητή καθώς και πίνακας βαθμολογίας </w:t>
      </w:r>
      <w:r w:rsidR="00903770">
        <w:t>που περιέχει</w:t>
      </w:r>
      <w:r w:rsidR="007C7B69" w:rsidRPr="007C7B69">
        <w:t xml:space="preserve"> τις σωστές απαντήσεις και συγκεκριμένα αν αυτές αφορούν την πρόσθεση, αφαίρεση, πολλαπλασιασμό ή την διαίρεση. Ο μαθητής μπορεί να δημιουργήσει λογαριασμό ή να χρησιμοποιήσει τον Mathew ως επισκέπτης. Ο Mathew διαθέτει ένα whiteboard, μια βοηθητική εφαρμογή με σκοπό να διδάξει τον τρόπο με τον οποίο γίνονται οι αναφερόμενες πράξεις. Στο whiteboard, o Mathew, παρουσιάζει στον μαθητή όλα τα βήματα μιας πράξης και τον δρομολογεί στο τελικό αποτέλεσμα. Επιπλέον, παρέχει συμπληρωματικά σχόλια με σκοπό να βοηθήσ</w:t>
      </w:r>
      <w:r w:rsidR="007C7B69">
        <w:t>ει τον μαθητή στην κατανόηση</w:t>
      </w:r>
      <w:r w:rsidR="007C7B69" w:rsidRPr="007C7B69">
        <w:t xml:space="preserve"> των πράξεων.</w:t>
      </w:r>
    </w:p>
    <w:p w14:paraId="767D0A1F" w14:textId="15BCEFF6" w:rsidR="00896491" w:rsidRPr="00903770" w:rsidRDefault="00896491" w:rsidP="00861983">
      <w:pPr>
        <w:spacing w:line="360" w:lineRule="auto"/>
        <w:ind w:firstLine="720"/>
        <w:jc w:val="both"/>
        <w:rPr>
          <w:rFonts w:cstheme="minorHAnsi"/>
        </w:rPr>
      </w:pPr>
      <w:r w:rsidRPr="00896491">
        <w:t xml:space="preserve">Ο Mathew είναι ένα chatbot </w:t>
      </w:r>
      <w:r w:rsidR="00562A9C">
        <w:t>στο οποίο ο χρήστης απαντάει αναπτύσοντας κείμενο</w:t>
      </w:r>
      <w:r w:rsidRPr="00896491">
        <w:t xml:space="preserve"> για την </w:t>
      </w:r>
      <w:r w:rsidR="00893721">
        <w:t>ε</w:t>
      </w:r>
      <w:r w:rsidRPr="00896491">
        <w:t>κμάθηση μαθηματικών. Οι απαντήσεις που δίνει ο μαθητής στις ερωτήσεις που του γίνονται, είναι ανάπτυξης. Ο μαθητής μπορεί να γράφει έναν μεγάλο διάλογο και κάπου μέσα στον διάλογο να δώσει την σωστή απάντηση. Ο Mathew ανιχνεύει την απάντηση και παράγει την δική του απάντηση στον μαθητή. Ο μαθητής μπορεί να δώσει εντολές στον Mathew με την χρήση της γραφής</w:t>
      </w:r>
      <w:r>
        <w:t>,</w:t>
      </w:r>
      <w:r w:rsidRPr="00896491">
        <w:t xml:space="preserve"> που σημαίνει ότι δεν περιορίζεται στην </w:t>
      </w:r>
      <w:r w:rsidR="00903770">
        <w:t xml:space="preserve">χρήση αποκλειστικα  της </w:t>
      </w:r>
      <w:r w:rsidRPr="00896491">
        <w:t>διεπαφή</w:t>
      </w:r>
      <w:r w:rsidR="00903770">
        <w:t>ς</w:t>
      </w:r>
      <w:r w:rsidRPr="00896491">
        <w:t xml:space="preserve">. Ο Mathew θα μπορούσε να ενσωματωθεί με άλλα chatbots που επίσης χρησιμοποιούν ανάπτυξη κειμένου(text) </w:t>
      </w:r>
      <w:r w:rsidR="00562A9C">
        <w:t xml:space="preserve">με την προυπόθεση οτι είναι και αυτά σχεδιαμένα με την </w:t>
      </w:r>
      <w:proofErr w:type="spellStart"/>
      <w:r w:rsidR="00562A9C">
        <w:rPr>
          <w:lang w:val="en-US"/>
        </w:rPr>
        <w:t>rivescript</w:t>
      </w:r>
      <w:proofErr w:type="spellEnd"/>
      <w:r w:rsidRPr="00896491">
        <w:t>.</w:t>
      </w:r>
      <w:r w:rsidR="00562A9C" w:rsidRPr="00D62120">
        <w:t xml:space="preserve"> </w:t>
      </w:r>
      <w:r w:rsidRPr="00896491">
        <w:t xml:space="preserve">Ο Mathew χρησιμοποιεί αναγνώριση ομιλίας και σύνθεση ομιλίας(Βιβλ.4) που δεν μπορεί το chatbot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r w:rsidRPr="00896491">
        <w:t>(Βιβλ.1) που είναι βασισμένο σε απαντήσεις πολλαπλών επιλογών για το οποίο θα αναφερθούμε στην ενότητα 2.</w:t>
      </w:r>
      <w:r w:rsidR="00562A9C">
        <w:t xml:space="preserve"> </w:t>
      </w:r>
      <w:r w:rsidR="00D62120" w:rsidRPr="00903770">
        <w:rPr>
          <w:rFonts w:cstheme="minorHAnsi"/>
          <w:color w:val="000000"/>
          <w:sz w:val="21"/>
          <w:szCs w:val="21"/>
          <w:shd w:val="clear" w:color="auto" w:fill="FFFFFF"/>
        </w:rPr>
        <w:t>Δεν βρέθηκαν άλλα chatbot φτιαγμένα αποκλειστικά για μαθηματικά που να κάνουν χρήση της αναγνώρισης ομιλίας.</w:t>
      </w:r>
    </w:p>
    <w:p w14:paraId="0A3F87EA" w14:textId="3678C5B8" w:rsidR="007C7B69" w:rsidRDefault="007C7B69" w:rsidP="00861983">
      <w:pPr>
        <w:spacing w:line="360" w:lineRule="auto"/>
        <w:ind w:firstLine="720"/>
        <w:jc w:val="both"/>
      </w:pPr>
      <w:r w:rsidRPr="007C7B69">
        <w:t xml:space="preserve">Υπάρχουν και άλλα </w:t>
      </w:r>
      <w:proofErr w:type="spellStart"/>
      <w:r w:rsidRPr="007C7B69">
        <w:rPr>
          <w:lang w:val="en-US"/>
        </w:rPr>
        <w:t>chatbot</w:t>
      </w:r>
      <w:proofErr w:type="spellEnd"/>
      <w:r w:rsidRPr="007C7B69">
        <w:t xml:space="preserve"> </w:t>
      </w:r>
      <w:r w:rsidR="00FA1572">
        <w:t xml:space="preserve">αποκλειστικα  </w:t>
      </w:r>
      <w:r w:rsidRPr="007C7B69">
        <w:t>για μαθηματικά</w:t>
      </w:r>
      <w:r w:rsidR="00D62C4A" w:rsidRPr="00BE1884">
        <w:t xml:space="preserve"> </w:t>
      </w:r>
      <w:r w:rsidR="00D62C4A">
        <w:t xml:space="preserve">σαν τον </w:t>
      </w:r>
      <w:r w:rsidR="00D62C4A">
        <w:rPr>
          <w:lang w:val="en-US"/>
        </w:rPr>
        <w:t>Mathew</w:t>
      </w:r>
      <w:r w:rsidR="00FA1572">
        <w:t>,</w:t>
      </w:r>
      <w:r w:rsidRPr="007C7B69">
        <w:t xml:space="preserve"> όπως είναι η </w:t>
      </w:r>
      <w:r w:rsidR="00D62C4A">
        <w:rPr>
          <w:color w:val="000000" w:themeColor="text1"/>
          <w:lang w:val="en-US"/>
        </w:rPr>
        <w:t>A</w:t>
      </w:r>
      <w:r w:rsidR="00D62C4A" w:rsidRPr="007C7B69">
        <w:rPr>
          <w:color w:val="000000" w:themeColor="text1"/>
          <w:lang w:val="en-US"/>
        </w:rPr>
        <w:t>my</w:t>
      </w:r>
      <w:r w:rsidRPr="007C7B69">
        <w:t xml:space="preserve">, το </w:t>
      </w:r>
      <w:proofErr w:type="spellStart"/>
      <w:r w:rsidRPr="007C7B69">
        <w:rPr>
          <w:lang w:val="en-US"/>
        </w:rPr>
        <w:t>chatbot</w:t>
      </w:r>
      <w:proofErr w:type="spellEnd"/>
      <w:r w:rsidRPr="007C7B69">
        <w:t xml:space="preserve"> για όλα τα μαθηματικά, με ανταπαντήσεις τύπου </w:t>
      </w:r>
      <w:r w:rsidRPr="007C7B69">
        <w:rPr>
          <w:lang w:val="en-US"/>
        </w:rPr>
        <w:t>dynamic</w:t>
      </w:r>
      <w:r w:rsidRPr="007C7B69">
        <w:t xml:space="preserve">, </w:t>
      </w:r>
      <w:r w:rsidRPr="007C7B69">
        <w:rPr>
          <w:lang w:val="en-US"/>
        </w:rPr>
        <w:t>word</w:t>
      </w:r>
      <w:r w:rsidRPr="007C7B69">
        <w:t xml:space="preserve"> </w:t>
      </w:r>
      <w:r w:rsidRPr="007C7B69">
        <w:rPr>
          <w:lang w:val="en-US"/>
        </w:rPr>
        <w:t>Question</w:t>
      </w:r>
      <w:r w:rsidRPr="007C7B69">
        <w:t xml:space="preserve">, </w:t>
      </w:r>
      <w:r w:rsidRPr="007C7B69">
        <w:rPr>
          <w:lang w:val="en-US"/>
        </w:rPr>
        <w:t>Graph</w:t>
      </w:r>
      <w:r w:rsidRPr="007C7B69">
        <w:t xml:space="preserve"> </w:t>
      </w:r>
      <w:r w:rsidRPr="007C7B69">
        <w:rPr>
          <w:lang w:val="en-US"/>
        </w:rPr>
        <w:t>question</w:t>
      </w:r>
      <w:r w:rsidRPr="007C7B69">
        <w:t xml:space="preserve"> σε βασικά μαθηματικά και έννοιες, σε μορφή πολλαπλής επιλογής. </w:t>
      </w:r>
      <w:r w:rsidRPr="007C7B69">
        <w:lastRenderedPageBreak/>
        <w:t xml:space="preserve">Στην ενότητα 2 θα παρουσιαστούν περισσότερες πληροφορίες για τη </w:t>
      </w:r>
      <w:r w:rsidR="00D62C4A">
        <w:rPr>
          <w:color w:val="000000" w:themeColor="text1"/>
          <w:lang w:val="en-US"/>
        </w:rPr>
        <w:t>A</w:t>
      </w:r>
      <w:r w:rsidR="00D62C4A" w:rsidRPr="007C7B69">
        <w:rPr>
          <w:color w:val="000000" w:themeColor="text1"/>
          <w:lang w:val="en-US"/>
        </w:rPr>
        <w:t>my</w:t>
      </w:r>
      <w:r w:rsidRPr="007C7B69">
        <w:t>. Στην ενότητα</w:t>
      </w:r>
      <w:r w:rsidR="00896491">
        <w:t xml:space="preserve"> </w:t>
      </w:r>
      <w:r w:rsidRPr="007C7B69">
        <w:t xml:space="preserve">3 θα δούμε </w:t>
      </w:r>
      <w:r w:rsidR="00896491">
        <w:t xml:space="preserve">τα </w:t>
      </w:r>
      <w:r w:rsidRPr="007C7B69">
        <w:t>κομβικά σημεία της σχεδίασης του κώδικα. Στην ενότητα 4 θα δούμε τις λειτουργικές και τις μή-λειτουργικές απαιτήσεις της εργασίας. Στην ενότητα 5 θα δούμε την αναλυτική παρουσίαση του τελικού προϊόντος και τέλος θα μιλήσουμε για ιδέες για το μέλλον της εργασίας.</w:t>
      </w:r>
    </w:p>
    <w:p w14:paraId="70AA8379" w14:textId="77777777" w:rsidR="00DA1F38" w:rsidRDefault="00DA1F38" w:rsidP="00861983">
      <w:pPr>
        <w:pStyle w:val="Heading1"/>
        <w:spacing w:line="360" w:lineRule="auto"/>
        <w:jc w:val="both"/>
      </w:pPr>
    </w:p>
    <w:p w14:paraId="50E98E0D" w14:textId="2AFB6530" w:rsidR="00C87723" w:rsidRDefault="00CC54AE" w:rsidP="00861983">
      <w:pPr>
        <w:pStyle w:val="Heading1"/>
        <w:spacing w:line="360" w:lineRule="auto"/>
        <w:jc w:val="both"/>
      </w:pPr>
      <w:bookmarkStart w:id="2" w:name="_Toc65145940"/>
      <w:r w:rsidRPr="00AF381A">
        <w:t>Ενότητα 2. Υφιστάμενη κατάσταση</w:t>
      </w:r>
      <w:bookmarkEnd w:id="2"/>
    </w:p>
    <w:p w14:paraId="065B1E6A" w14:textId="77777777" w:rsidR="00DA1F38" w:rsidRPr="00DA1F38" w:rsidRDefault="00DA1F38" w:rsidP="00861983">
      <w:pPr>
        <w:spacing w:line="360" w:lineRule="auto"/>
        <w:jc w:val="both"/>
      </w:pPr>
    </w:p>
    <w:p w14:paraId="48BF8B70" w14:textId="74FC95AB" w:rsidR="00EF6E72" w:rsidRDefault="00DA1F38" w:rsidP="00861983">
      <w:pPr>
        <w:pStyle w:val="Heading2"/>
        <w:spacing w:line="360" w:lineRule="auto"/>
      </w:pPr>
      <w:r>
        <w:t xml:space="preserve"> </w:t>
      </w:r>
      <w:bookmarkStart w:id="3" w:name="_Toc65145941"/>
      <w:r w:rsidR="00EF6E72">
        <w:rPr>
          <w:lang w:val="en-US"/>
        </w:rPr>
        <w:t>H</w:t>
      </w:r>
      <w:r w:rsidR="00EF6E72" w:rsidRPr="004A134A">
        <w:t xml:space="preserve"> </w:t>
      </w:r>
      <w:r w:rsidR="00EF6E72">
        <w:rPr>
          <w:lang w:val="en-US"/>
        </w:rPr>
        <w:t>Amy</w:t>
      </w:r>
      <w:bookmarkEnd w:id="3"/>
      <w:r>
        <w:tab/>
      </w:r>
    </w:p>
    <w:p w14:paraId="0FD8FE88" w14:textId="07D92D02" w:rsidR="00DA1F38" w:rsidRDefault="007C7B69" w:rsidP="00861983">
      <w:pPr>
        <w:spacing w:line="360" w:lineRule="auto"/>
        <w:ind w:firstLine="720"/>
        <w:jc w:val="both"/>
        <w:rPr>
          <w:color w:val="000000" w:themeColor="text1"/>
        </w:rPr>
      </w:pPr>
      <w:r w:rsidRPr="007C7B69">
        <w:rPr>
          <w:color w:val="000000" w:themeColor="text1"/>
        </w:rPr>
        <w:t xml:space="preserve">Η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r w:rsidRPr="007C7B69">
        <w:rPr>
          <w:color w:val="000000" w:themeColor="text1"/>
        </w:rPr>
        <w:t xml:space="preserve">είναι ένα </w:t>
      </w:r>
      <w:proofErr w:type="spellStart"/>
      <w:r w:rsidRPr="007C7B69">
        <w:rPr>
          <w:color w:val="000000" w:themeColor="text1"/>
          <w:lang w:val="en-US"/>
        </w:rPr>
        <w:t>chatbot</w:t>
      </w:r>
      <w:proofErr w:type="spellEnd"/>
      <w:r w:rsidRPr="007C7B69">
        <w:rPr>
          <w:color w:val="000000" w:themeColor="text1"/>
        </w:rPr>
        <w:t xml:space="preserve"> </w:t>
      </w:r>
      <w:r w:rsidR="00FA1572">
        <w:t xml:space="preserve">αποκλειστικα  </w:t>
      </w:r>
      <w:r w:rsidRPr="007C7B69">
        <w:rPr>
          <w:color w:val="000000" w:themeColor="text1"/>
        </w:rPr>
        <w:t xml:space="preserve">για μαθηματικά </w:t>
      </w:r>
      <w:r w:rsidR="002B56BF">
        <w:rPr>
          <w:color w:val="000000" w:themeColor="text1"/>
        </w:rPr>
        <w:t>[</w:t>
      </w:r>
      <w:r w:rsidRPr="007C7B69">
        <w:rPr>
          <w:color w:val="000000" w:themeColor="text1"/>
        </w:rPr>
        <w:t>Βιβλ.1</w:t>
      </w:r>
      <w:r w:rsidR="002B56BF">
        <w:rPr>
          <w:color w:val="000000" w:themeColor="text1"/>
        </w:rPr>
        <w:t>]</w:t>
      </w:r>
      <w:r w:rsidRPr="007C7B69">
        <w:rPr>
          <w:color w:val="000000" w:themeColor="text1"/>
        </w:rPr>
        <w:t xml:space="preserve">. Η διεπαφή του χρήστη της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r w:rsidRPr="007C7B69">
        <w:rPr>
          <w:color w:val="000000" w:themeColor="text1"/>
        </w:rPr>
        <w:t xml:space="preserve">είναι φιλική και εύχρηστη. </w:t>
      </w:r>
      <w:r w:rsidRPr="007C7B69">
        <w:rPr>
          <w:color w:val="000000" w:themeColor="text1"/>
          <w:lang w:val="en-US"/>
        </w:rPr>
        <w:t>Κα</w:t>
      </w:r>
      <w:proofErr w:type="spellStart"/>
      <w:r w:rsidRPr="007C7B69">
        <w:rPr>
          <w:color w:val="000000" w:themeColor="text1"/>
          <w:lang w:val="en-US"/>
        </w:rPr>
        <w:t>λύ</w:t>
      </w:r>
      <w:proofErr w:type="spellEnd"/>
      <w:r w:rsidRPr="007C7B69">
        <w:rPr>
          <w:color w:val="000000" w:themeColor="text1"/>
          <w:lang w:val="en-US"/>
        </w:rPr>
        <w:t>πτει π</w:t>
      </w:r>
      <w:proofErr w:type="spellStart"/>
      <w:r w:rsidRPr="007C7B69">
        <w:rPr>
          <w:color w:val="000000" w:themeColor="text1"/>
          <w:lang w:val="en-US"/>
        </w:rPr>
        <w:t>ολλές</w:t>
      </w:r>
      <w:proofErr w:type="spellEnd"/>
      <w:r w:rsidRPr="007C7B69">
        <w:rPr>
          <w:color w:val="000000" w:themeColor="text1"/>
          <w:lang w:val="en-US"/>
        </w:rPr>
        <w:t xml:space="preserve"> μα</w:t>
      </w:r>
      <w:proofErr w:type="spellStart"/>
      <w:r w:rsidRPr="007C7B69">
        <w:rPr>
          <w:color w:val="000000" w:themeColor="text1"/>
          <w:lang w:val="en-US"/>
        </w:rPr>
        <w:t>θημ</w:t>
      </w:r>
      <w:proofErr w:type="spellEnd"/>
      <w:r w:rsidRPr="007C7B69">
        <w:rPr>
          <w:color w:val="000000" w:themeColor="text1"/>
          <w:lang w:val="en-US"/>
        </w:rPr>
        <w:t>ατικές π</w:t>
      </w:r>
      <w:proofErr w:type="spellStart"/>
      <w:r w:rsidRPr="007C7B69">
        <w:rPr>
          <w:color w:val="000000" w:themeColor="text1"/>
          <w:lang w:val="en-US"/>
        </w:rPr>
        <w:t>ράξεις</w:t>
      </w:r>
      <w:proofErr w:type="spellEnd"/>
      <w:r w:rsidRPr="007C7B69">
        <w:rPr>
          <w:color w:val="000000" w:themeColor="text1"/>
          <w:lang w:val="en-US"/>
        </w:rPr>
        <w:t xml:space="preserve"> Dynamic Teaching, world Questions and Graphs. </w:t>
      </w:r>
      <w:r w:rsidRPr="007C7B69">
        <w:rPr>
          <w:color w:val="000000" w:themeColor="text1"/>
        </w:rPr>
        <w:t xml:space="preserve">Οι απαντήσεις που δίνει ο μαθητής δεν είναι γραπτές. Η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r w:rsidRPr="007C7B69">
        <w:rPr>
          <w:color w:val="000000" w:themeColor="text1"/>
        </w:rPr>
        <w:t xml:space="preserve">είναι σχεδιασμένη να δίνει στον μαθητή μια σειρά προκαθορισμένων επιλογών. Ο μαθητής έχει πιθανότητα να διαλέξει την σωστή απάντηση κάθε φορά, χωρίς να ξέρει ποια είναι η σωστή, στην περίπτωση αυτή ο μαθητής λαμβάνει προσωρινή ικανοποίηση χωρίς να έχει καταλάβει για ποιο λόγο είναι σωστή η απάντηση που τυχαία έδωσε στην ερώτηση. Η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r w:rsidRPr="007C7B69">
        <w:rPr>
          <w:color w:val="000000" w:themeColor="text1"/>
        </w:rPr>
        <w:t xml:space="preserve">έχει την ικανότητα να θυμάται σε ποιες ερωτήσεις ο χρήστης απάντησε σωστά και να αποφεύγει να επαναλάβει τις ίδιες, δίνοντας έμφαση στις ερωτήσεις όπου ο μαθητής έχει ελλείψεις, σε αυτές </w:t>
      </w:r>
      <w:r w:rsidR="00896491">
        <w:rPr>
          <w:color w:val="000000" w:themeColor="text1"/>
        </w:rPr>
        <w:t xml:space="preserve">δηλαδή </w:t>
      </w:r>
      <w:r w:rsidRPr="007C7B69">
        <w:rPr>
          <w:color w:val="000000" w:themeColor="text1"/>
        </w:rPr>
        <w:t>που απάντησε λανθασμένα. Ο κίνδυνος εδώ είναι ότι ο μαθητής θα μπορούσε να πέσει θύμα της δικιάς του καλοτυχίας, απαντώντας στην τύχη σωστά σε μια ερώτηση που δεν ξέρει αν είναι</w:t>
      </w:r>
      <w:r w:rsidR="00FA1572" w:rsidRPr="00FA1572">
        <w:rPr>
          <w:color w:val="000000" w:themeColor="text1"/>
        </w:rPr>
        <w:t xml:space="preserve"> </w:t>
      </w:r>
      <w:r w:rsidRPr="007C7B69">
        <w:rPr>
          <w:color w:val="000000" w:themeColor="text1"/>
        </w:rPr>
        <w:t xml:space="preserve">και γιατί είναι η σωστή </w:t>
      </w:r>
      <w:r w:rsidR="00896491">
        <w:rPr>
          <w:color w:val="000000" w:themeColor="text1"/>
        </w:rPr>
        <w:t xml:space="preserve">και </w:t>
      </w:r>
      <w:r w:rsidRPr="007C7B69">
        <w:rPr>
          <w:color w:val="000000" w:themeColor="text1"/>
        </w:rPr>
        <w:t xml:space="preserve">μπορεί να οδηγήσει </w:t>
      </w:r>
      <w:r w:rsidR="00896491">
        <w:rPr>
          <w:color w:val="000000" w:themeColor="text1"/>
        </w:rPr>
        <w:t xml:space="preserve">τον </w:t>
      </w:r>
      <w:r w:rsidR="00896491" w:rsidRPr="007C7B69">
        <w:rPr>
          <w:color w:val="000000" w:themeColor="text1"/>
        </w:rPr>
        <w:t xml:space="preserve">μαθητή </w:t>
      </w:r>
      <w:r w:rsidR="00896491">
        <w:rPr>
          <w:color w:val="000000" w:themeColor="text1"/>
        </w:rPr>
        <w:t>σε λανθασμένες εντυπώσεις</w:t>
      </w:r>
      <w:r w:rsidR="00FA1572">
        <w:rPr>
          <w:color w:val="000000" w:themeColor="text1"/>
        </w:rPr>
        <w:t xml:space="preserve"> </w:t>
      </w:r>
      <w:r w:rsidRPr="007C7B69">
        <w:rPr>
          <w:color w:val="000000" w:themeColor="text1"/>
        </w:rPr>
        <w:t>για τον εαυτό του.</w:t>
      </w:r>
    </w:p>
    <w:p w14:paraId="5882B749" w14:textId="77777777" w:rsidR="00DA1F38" w:rsidRDefault="00DA1F38" w:rsidP="00861983">
      <w:pPr>
        <w:spacing w:line="360" w:lineRule="auto"/>
        <w:rPr>
          <w:color w:val="000000" w:themeColor="text1"/>
        </w:rPr>
      </w:pPr>
    </w:p>
    <w:p w14:paraId="29BE4EF3" w14:textId="77777777" w:rsidR="00DA1F38" w:rsidRDefault="00DA1F38" w:rsidP="00861983">
      <w:pPr>
        <w:spacing w:line="360" w:lineRule="auto"/>
        <w:rPr>
          <w:color w:val="000000" w:themeColor="text1"/>
        </w:rPr>
      </w:pPr>
    </w:p>
    <w:p w14:paraId="04E79B8B" w14:textId="77777777" w:rsidR="00DA1F38" w:rsidRDefault="00DA1F38" w:rsidP="00861983">
      <w:pPr>
        <w:spacing w:line="360" w:lineRule="auto"/>
        <w:rPr>
          <w:color w:val="000000" w:themeColor="text1"/>
        </w:rPr>
      </w:pPr>
    </w:p>
    <w:p w14:paraId="4446E01D" w14:textId="77777777" w:rsidR="00DA1F38" w:rsidRDefault="00DA1F38" w:rsidP="00861983">
      <w:pPr>
        <w:spacing w:line="360" w:lineRule="auto"/>
        <w:rPr>
          <w:color w:val="000000" w:themeColor="text1"/>
        </w:rPr>
      </w:pPr>
    </w:p>
    <w:p w14:paraId="6E109059" w14:textId="77777777" w:rsidR="00DA1F38" w:rsidRDefault="00DA1F38" w:rsidP="00861983">
      <w:pPr>
        <w:spacing w:line="360" w:lineRule="auto"/>
        <w:rPr>
          <w:color w:val="000000" w:themeColor="text1"/>
        </w:rPr>
      </w:pPr>
    </w:p>
    <w:p w14:paraId="0C7EA20B" w14:textId="77777777" w:rsidR="00DA1F38" w:rsidRDefault="00DA1F38" w:rsidP="00861983">
      <w:pPr>
        <w:spacing w:line="360" w:lineRule="auto"/>
        <w:rPr>
          <w:color w:val="000000" w:themeColor="text1"/>
        </w:rPr>
      </w:pPr>
    </w:p>
    <w:p w14:paraId="0DD27FFC" w14:textId="3EC28731" w:rsidR="007C7B69" w:rsidRPr="005A5C1D" w:rsidDel="00BE1884" w:rsidRDefault="007C7B69" w:rsidP="00861983">
      <w:pPr>
        <w:spacing w:line="360" w:lineRule="auto"/>
        <w:ind w:firstLine="720"/>
        <w:jc w:val="both"/>
        <w:rPr>
          <w:del w:id="4" w:author="Microsoft account" w:date="2021-02-17T19:07:00Z"/>
          <w:color w:val="000000" w:themeColor="text1"/>
        </w:rPr>
      </w:pPr>
      <w:r w:rsidRPr="007C7B69">
        <w:rPr>
          <w:color w:val="000000" w:themeColor="text1"/>
        </w:rPr>
        <w:lastRenderedPageBreak/>
        <w:t>Σε γράφο</w:t>
      </w:r>
      <w:r w:rsidR="00896491">
        <w:rPr>
          <w:color w:val="000000" w:themeColor="text1"/>
        </w:rPr>
        <w:t>υς</w:t>
      </w:r>
      <w:r w:rsidRPr="007C7B69">
        <w:rPr>
          <w:color w:val="000000" w:themeColor="text1"/>
        </w:rPr>
        <w:t>(</w:t>
      </w:r>
      <w:r w:rsidRPr="007C7B69">
        <w:rPr>
          <w:color w:val="000000" w:themeColor="text1"/>
          <w:lang w:val="en-US"/>
        </w:rPr>
        <w:t>Graph</w:t>
      </w:r>
      <w:r w:rsidRPr="007C7B69">
        <w:rPr>
          <w:color w:val="000000" w:themeColor="text1"/>
        </w:rPr>
        <w:t xml:space="preserve">) η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r w:rsidRPr="007C7B69">
        <w:rPr>
          <w:color w:val="000000" w:themeColor="text1"/>
        </w:rPr>
        <w:t>κάνει στον μαθητή ερωτήσεις παρατήρησης, όπως φαίνεται στην παρακάτω εικόνα 1</w:t>
      </w:r>
      <w:del w:id="5" w:author="Microsoft account" w:date="2021-02-17T19:07:00Z">
        <w:r w:rsidRPr="007C7B69" w:rsidDel="00BE1884">
          <w:rPr>
            <w:color w:val="000000" w:themeColor="text1"/>
          </w:rPr>
          <w:delText>.</w:delText>
        </w:r>
      </w:del>
    </w:p>
    <w:p w14:paraId="2596F600" w14:textId="61083746" w:rsidR="00BF6490" w:rsidRPr="002856B1" w:rsidRDefault="000A6D65" w:rsidP="00861983">
      <w:pPr>
        <w:spacing w:line="360" w:lineRule="auto"/>
        <w:jc w:val="center"/>
      </w:pPr>
      <w:ins w:id="6" w:author="Microsoft account" w:date="2021-02-16T19:38:00Z">
        <w:r>
          <w:pict w14:anchorId="74E339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1pt;height:4in">
              <v:imagedata r:id="rId7" o:title="Graph"/>
            </v:shape>
          </w:pict>
        </w:r>
      </w:ins>
      <w:r w:rsidR="00BF6490">
        <w:t>Εικονα</w:t>
      </w:r>
      <w:r w:rsidR="00BF6490" w:rsidRPr="000F4183">
        <w:t xml:space="preserve"> 1: </w:t>
      </w:r>
      <w:r w:rsidR="00BF6490">
        <w:t>Ερ</w:t>
      </w:r>
      <w:r w:rsidR="000F4183">
        <w:t>ώ</w:t>
      </w:r>
      <w:r w:rsidR="00BF6490">
        <w:t>τηση</w:t>
      </w:r>
      <w:r w:rsidR="00BF6490" w:rsidRPr="000F4183">
        <w:t xml:space="preserve"> </w:t>
      </w:r>
      <w:r w:rsidR="00BF6490">
        <w:rPr>
          <w:lang w:val="en-US"/>
        </w:rPr>
        <w:t>Graph</w:t>
      </w:r>
      <w:r w:rsidR="00BF6490" w:rsidRPr="000F4183">
        <w:t xml:space="preserve"> </w:t>
      </w:r>
      <w:r w:rsidR="00BF6490">
        <w:rPr>
          <w:lang w:val="en-US"/>
        </w:rPr>
        <w:t>question</w:t>
      </w:r>
      <w:r w:rsidR="00BF6490" w:rsidRPr="000F4183">
        <w:t xml:space="preserve"> </w:t>
      </w:r>
      <w:r w:rsidR="000F4183">
        <w:t>από</w:t>
      </w:r>
      <w:r w:rsidR="00BF6490" w:rsidRPr="000F4183">
        <w:t xml:space="preserve"> </w:t>
      </w:r>
      <w:r w:rsidR="00BF6490">
        <w:t>το</w:t>
      </w:r>
      <w:r w:rsidR="00BF6490" w:rsidRPr="000F4183">
        <w:t xml:space="preserve"> </w:t>
      </w:r>
      <w:proofErr w:type="spellStart"/>
      <w:r w:rsidR="00BF6490">
        <w:rPr>
          <w:lang w:val="en-US"/>
        </w:rPr>
        <w:t>chatbot</w:t>
      </w:r>
      <w:proofErr w:type="spellEnd"/>
      <w:r w:rsidR="00BF6490" w:rsidRPr="000F4183">
        <w:t xml:space="preserve">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p>
    <w:p w14:paraId="53A9B906" w14:textId="61CBC317" w:rsidR="00D56242" w:rsidRPr="000F4183" w:rsidRDefault="0052671A" w:rsidP="00861983">
      <w:pPr>
        <w:spacing w:line="360" w:lineRule="auto"/>
        <w:ind w:firstLine="720"/>
        <w:jc w:val="both"/>
      </w:pPr>
      <w:r w:rsidRPr="0052671A">
        <w:t xml:space="preserve">Η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r w:rsidRPr="0052671A">
        <w:t>στην πράξη φαίνεται στην εικόνα 2</w:t>
      </w:r>
      <w:r w:rsidR="00896491">
        <w:t xml:space="preserve"> όπου </w:t>
      </w:r>
      <w:r w:rsidRPr="0052671A">
        <w:t>ο μαθητής απάντησε λανθασμένα στην ερώτηση πολλαπλής επιλογής, με πιθανότητα τυχαίας σωστής απάντησης 33%</w:t>
      </w:r>
      <w:r w:rsidR="00896491">
        <w:t xml:space="preserve"> </w:t>
      </w:r>
      <w:r w:rsidRPr="0052671A">
        <w:t xml:space="preserve">και έλαβε υποδείξεις από την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r w:rsidR="00FA1572">
        <w:t>.</w:t>
      </w:r>
      <w:r w:rsidR="00896491">
        <w:t xml:space="preserve"> </w:t>
      </w:r>
      <w:r w:rsidR="00FA1572">
        <w:t>Μ</w:t>
      </w:r>
      <w:r w:rsidR="00896491">
        <w:t>ετά</w:t>
      </w:r>
      <w:r w:rsidRPr="0052671A">
        <w:t xml:space="preserve"> έχει μια δεύτερη ευκαιρία να απαντήσει σωστά</w:t>
      </w:r>
      <w:r w:rsidR="00FA1572">
        <w:t>.</w:t>
      </w:r>
      <w:r w:rsidRPr="0052671A">
        <w:t xml:space="preserve"> </w:t>
      </w:r>
      <w:r w:rsidR="00FA1572">
        <w:t>Α</w:t>
      </w:r>
      <w:r w:rsidRPr="0052671A">
        <w:t>υτήν την φορά ο μαθητής ξέρει ποια από τις απαντήσεις είναι λανθασμένη και απαντάει με πιθανότητα τυχαίας σωστής απάντησης 50%. Ο σκοπός είναι ο μαθητής από μόνος του να διαλέξει, έστω και μετά από πολλές προσπάθειες, την σωστή απάντηση.</w:t>
      </w:r>
    </w:p>
    <w:p w14:paraId="312C03DB" w14:textId="77777777" w:rsidR="00E36DDA" w:rsidRDefault="00E36DDA" w:rsidP="00861983">
      <w:pPr>
        <w:spacing w:line="360" w:lineRule="auto"/>
        <w:jc w:val="center"/>
      </w:pPr>
      <w:r w:rsidRPr="00E36DDA">
        <w:rPr>
          <w:noProof/>
          <w:lang w:val="en-US"/>
        </w:rPr>
        <w:lastRenderedPageBreak/>
        <w:drawing>
          <wp:inline distT="0" distB="0" distL="0" distR="0" wp14:anchorId="78197A52" wp14:editId="2C213389">
            <wp:extent cx="2620010" cy="328282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07798" cy="3392826"/>
                    </a:xfrm>
                    <a:prstGeom prst="rect">
                      <a:avLst/>
                    </a:prstGeom>
                  </pic:spPr>
                </pic:pic>
              </a:graphicData>
            </a:graphic>
          </wp:inline>
        </w:drawing>
      </w:r>
    </w:p>
    <w:p w14:paraId="1ACD3BC8" w14:textId="3538F3D5" w:rsidR="009548F5" w:rsidRDefault="00E36DDA" w:rsidP="00861983">
      <w:pPr>
        <w:spacing w:line="360" w:lineRule="auto"/>
        <w:jc w:val="center"/>
        <w:rPr>
          <w:color w:val="000000" w:themeColor="text1"/>
        </w:rPr>
      </w:pPr>
      <w:r>
        <w:t xml:space="preserve">Εικονα 2: Παράδειγμα χρήσης της </w:t>
      </w:r>
      <w:r w:rsidR="00D62C4A">
        <w:rPr>
          <w:color w:val="000000" w:themeColor="text1"/>
          <w:lang w:val="en-US"/>
        </w:rPr>
        <w:t>A</w:t>
      </w:r>
      <w:r w:rsidR="00D62C4A" w:rsidRPr="007C7B69">
        <w:rPr>
          <w:color w:val="000000" w:themeColor="text1"/>
          <w:lang w:val="en-US"/>
        </w:rPr>
        <w:t>my</w:t>
      </w:r>
      <w:r w:rsidR="00D62C4A" w:rsidRPr="007C7B69">
        <w:rPr>
          <w:color w:val="000000" w:themeColor="text1"/>
        </w:rPr>
        <w:t xml:space="preserve"> </w:t>
      </w:r>
    </w:p>
    <w:p w14:paraId="1906B02B" w14:textId="25EAFBDF" w:rsidR="00EF6E72" w:rsidRPr="004A134A" w:rsidRDefault="00EF6E72" w:rsidP="00861983">
      <w:pPr>
        <w:pStyle w:val="Heading2"/>
        <w:spacing w:line="360" w:lineRule="auto"/>
      </w:pPr>
      <w:bookmarkStart w:id="7" w:name="_Toc65145942"/>
      <w:r>
        <w:rPr>
          <w:lang w:val="en-US"/>
        </w:rPr>
        <w:t>O</w:t>
      </w:r>
      <w:r w:rsidRPr="004A134A">
        <w:t xml:space="preserve"> </w:t>
      </w:r>
      <w:proofErr w:type="spellStart"/>
      <w:r>
        <w:rPr>
          <w:lang w:val="en-US"/>
        </w:rPr>
        <w:t>Ramanujan</w:t>
      </w:r>
      <w:bookmarkEnd w:id="7"/>
      <w:proofErr w:type="spellEnd"/>
    </w:p>
    <w:p w14:paraId="29D52DDF" w14:textId="6ADFBB5A" w:rsidR="008E2708" w:rsidRDefault="008E2708" w:rsidP="00861983">
      <w:pPr>
        <w:spacing w:line="360" w:lineRule="auto"/>
        <w:ind w:firstLine="720"/>
        <w:jc w:val="both"/>
        <w:rPr>
          <w:color w:val="000000" w:themeColor="text1"/>
        </w:rPr>
      </w:pPr>
      <w:r>
        <w:rPr>
          <w:color w:val="000000" w:themeColor="text1"/>
        </w:rPr>
        <w:t xml:space="preserve">Υπάρχει και ο </w:t>
      </w:r>
      <w:proofErr w:type="spellStart"/>
      <w:r>
        <w:rPr>
          <w:color w:val="000000" w:themeColor="text1"/>
          <w:lang w:val="en-US"/>
        </w:rPr>
        <w:t>Ramanujan</w:t>
      </w:r>
      <w:proofErr w:type="spellEnd"/>
      <w:r w:rsidRPr="008E2708">
        <w:rPr>
          <w:color w:val="000000" w:themeColor="text1"/>
        </w:rPr>
        <w:t xml:space="preserve">, </w:t>
      </w:r>
      <w:r>
        <w:rPr>
          <w:color w:val="000000" w:themeColor="text1"/>
        </w:rPr>
        <w:t xml:space="preserve">είναι ένα </w:t>
      </w:r>
      <w:r>
        <w:rPr>
          <w:color w:val="000000" w:themeColor="text1"/>
          <w:lang w:val="en-US"/>
        </w:rPr>
        <w:t>BOT</w:t>
      </w:r>
      <w:r w:rsidRPr="008E2708">
        <w:rPr>
          <w:color w:val="000000" w:themeColor="text1"/>
        </w:rPr>
        <w:t xml:space="preserve"> </w:t>
      </w:r>
      <w:r>
        <w:rPr>
          <w:color w:val="000000" w:themeColor="text1"/>
        </w:rPr>
        <w:t xml:space="preserve">αλλά δεν είναι </w:t>
      </w:r>
      <w:proofErr w:type="spellStart"/>
      <w:r>
        <w:rPr>
          <w:color w:val="000000" w:themeColor="text1"/>
          <w:lang w:val="en-US"/>
        </w:rPr>
        <w:t>chatbot</w:t>
      </w:r>
      <w:proofErr w:type="spellEnd"/>
      <w:r w:rsidRPr="008E2708">
        <w:rPr>
          <w:color w:val="000000" w:themeColor="text1"/>
        </w:rPr>
        <w:t xml:space="preserve">. </w:t>
      </w:r>
      <w:r>
        <w:rPr>
          <w:color w:val="000000" w:themeColor="text1"/>
          <w:lang w:val="en-US"/>
        </w:rPr>
        <w:t>O</w:t>
      </w:r>
      <w:r w:rsidRPr="000A45FE">
        <w:rPr>
          <w:color w:val="000000" w:themeColor="text1"/>
        </w:rPr>
        <w:t xml:space="preserve"> </w:t>
      </w:r>
      <w:proofErr w:type="spellStart"/>
      <w:r>
        <w:rPr>
          <w:color w:val="000000" w:themeColor="text1"/>
          <w:lang w:val="en-US"/>
        </w:rPr>
        <w:t>Ramanujan</w:t>
      </w:r>
      <w:proofErr w:type="spellEnd"/>
      <w:r w:rsidR="002B56BF">
        <w:rPr>
          <w:color w:val="000000" w:themeColor="text1"/>
        </w:rPr>
        <w:t xml:space="preserve"> </w:t>
      </w:r>
      <w:r w:rsidR="009B3408" w:rsidRPr="009B3408">
        <w:rPr>
          <w:color w:val="000000" w:themeColor="text1"/>
        </w:rPr>
        <w:t>[</w:t>
      </w:r>
      <w:r w:rsidR="009B3408">
        <w:rPr>
          <w:color w:val="000000" w:themeColor="text1"/>
        </w:rPr>
        <w:t>Βιβλ.12</w:t>
      </w:r>
      <w:r w:rsidR="009B3408" w:rsidRPr="009B3408">
        <w:rPr>
          <w:color w:val="000000" w:themeColor="text1"/>
        </w:rPr>
        <w:t>]</w:t>
      </w:r>
      <w:r>
        <w:rPr>
          <w:color w:val="000000" w:themeColor="text1"/>
        </w:rPr>
        <w:t xml:space="preserve"> είναι μία</w:t>
      </w:r>
      <w:r w:rsidR="000A45FE">
        <w:rPr>
          <w:color w:val="000000" w:themeColor="text1"/>
        </w:rPr>
        <w:t xml:space="preserve"> επέκταση του φιλομετρητή </w:t>
      </w:r>
      <w:r w:rsidR="000A45FE">
        <w:rPr>
          <w:color w:val="000000" w:themeColor="text1"/>
          <w:lang w:val="en-US"/>
        </w:rPr>
        <w:t>GOOGLE</w:t>
      </w:r>
      <w:r w:rsidR="000A45FE" w:rsidRPr="000A45FE">
        <w:rPr>
          <w:color w:val="000000" w:themeColor="text1"/>
        </w:rPr>
        <w:t xml:space="preserve"> </w:t>
      </w:r>
      <w:r w:rsidR="000A45FE">
        <w:rPr>
          <w:color w:val="000000" w:themeColor="text1"/>
          <w:lang w:val="en-US"/>
        </w:rPr>
        <w:t>CHROME</w:t>
      </w:r>
      <w:r w:rsidR="002B56BF">
        <w:rPr>
          <w:color w:val="000000" w:themeColor="text1"/>
        </w:rPr>
        <w:t xml:space="preserve"> </w:t>
      </w:r>
      <w:r w:rsidR="004A134A" w:rsidRPr="004A134A">
        <w:rPr>
          <w:color w:val="000000" w:themeColor="text1"/>
        </w:rPr>
        <w:t>[</w:t>
      </w:r>
      <w:r w:rsidR="004A134A">
        <w:rPr>
          <w:color w:val="000000" w:themeColor="text1"/>
        </w:rPr>
        <w:t>βιβλ.13</w:t>
      </w:r>
      <w:r w:rsidR="004A134A" w:rsidRPr="004A134A">
        <w:rPr>
          <w:color w:val="000000" w:themeColor="text1"/>
        </w:rPr>
        <w:t>]</w:t>
      </w:r>
      <w:r w:rsidR="000A45FE">
        <w:rPr>
          <w:color w:val="000000" w:themeColor="text1"/>
        </w:rPr>
        <w:t xml:space="preserve">. Ο χρήστης του </w:t>
      </w:r>
      <w:proofErr w:type="spellStart"/>
      <w:r w:rsidR="000A45FE">
        <w:rPr>
          <w:color w:val="000000" w:themeColor="text1"/>
          <w:lang w:val="en-US"/>
        </w:rPr>
        <w:t>Ramanujan</w:t>
      </w:r>
      <w:proofErr w:type="spellEnd"/>
      <w:r w:rsidR="000A45FE">
        <w:rPr>
          <w:color w:val="000000" w:themeColor="text1"/>
        </w:rPr>
        <w:t xml:space="preserve"> διαλέγει το είδος πράξης</w:t>
      </w:r>
      <w:r w:rsidR="005E3F78" w:rsidRPr="005E3F78">
        <w:rPr>
          <w:color w:val="000000" w:themeColor="text1"/>
        </w:rPr>
        <w:t xml:space="preserve"> </w:t>
      </w:r>
      <w:r w:rsidR="009B3408">
        <w:rPr>
          <w:color w:val="000000" w:themeColor="text1"/>
        </w:rPr>
        <w:t>που επιθυ</w:t>
      </w:r>
      <w:r w:rsidR="005E3F78">
        <w:rPr>
          <w:color w:val="000000" w:themeColor="text1"/>
        </w:rPr>
        <w:t xml:space="preserve">μεί να ρωτήσει το ΒΟΤ. Τα είδη πράξεων που καλύπτει ο </w:t>
      </w:r>
      <w:proofErr w:type="spellStart"/>
      <w:r w:rsidR="005E3F78">
        <w:rPr>
          <w:color w:val="000000" w:themeColor="text1"/>
          <w:lang w:val="en-US"/>
        </w:rPr>
        <w:t>Ramanujan</w:t>
      </w:r>
      <w:proofErr w:type="spellEnd"/>
      <w:r w:rsidR="005E3F78" w:rsidRPr="005E3F78">
        <w:rPr>
          <w:color w:val="000000" w:themeColor="text1"/>
        </w:rPr>
        <w:t xml:space="preserve"> </w:t>
      </w:r>
      <w:r w:rsidR="005E3F78">
        <w:rPr>
          <w:color w:val="000000" w:themeColor="text1"/>
        </w:rPr>
        <w:t>είναι η απλούστευση(</w:t>
      </w:r>
      <w:r w:rsidR="005E3F78">
        <w:rPr>
          <w:color w:val="000000" w:themeColor="text1"/>
          <w:lang w:val="en-US"/>
        </w:rPr>
        <w:t>Simplify</w:t>
      </w:r>
      <w:r w:rsidR="005E3F78">
        <w:rPr>
          <w:color w:val="000000" w:themeColor="text1"/>
        </w:rPr>
        <w:t>)</w:t>
      </w:r>
      <w:r w:rsidR="005E3F78" w:rsidRPr="005E3F78">
        <w:rPr>
          <w:color w:val="000000" w:themeColor="text1"/>
        </w:rPr>
        <w:t xml:space="preserve">, </w:t>
      </w:r>
      <w:r w:rsidR="005E3F78">
        <w:rPr>
          <w:color w:val="000000" w:themeColor="text1"/>
        </w:rPr>
        <w:t>την πράξη με αγνώστους(</w:t>
      </w:r>
      <w:r w:rsidR="005E3F78">
        <w:rPr>
          <w:color w:val="000000" w:themeColor="text1"/>
          <w:lang w:val="en-US"/>
        </w:rPr>
        <w:t>Factor</w:t>
      </w:r>
      <w:r w:rsidR="005E3F78">
        <w:rPr>
          <w:color w:val="000000" w:themeColor="text1"/>
        </w:rPr>
        <w:t>)</w:t>
      </w:r>
      <w:r w:rsidR="005E3F78" w:rsidRPr="005E3F78">
        <w:rPr>
          <w:color w:val="000000" w:themeColor="text1"/>
        </w:rPr>
        <w:t xml:space="preserve">, </w:t>
      </w:r>
      <w:r w:rsidR="005E3F78">
        <w:rPr>
          <w:color w:val="000000" w:themeColor="text1"/>
        </w:rPr>
        <w:t>την παράγωγο(</w:t>
      </w:r>
      <w:r w:rsidR="005E3F78">
        <w:rPr>
          <w:color w:val="000000" w:themeColor="text1"/>
          <w:lang w:val="en-US"/>
        </w:rPr>
        <w:t>Derive</w:t>
      </w:r>
      <w:r w:rsidR="005E3F78">
        <w:rPr>
          <w:color w:val="000000" w:themeColor="text1"/>
        </w:rPr>
        <w:t>)</w:t>
      </w:r>
      <w:r w:rsidR="005E3F78" w:rsidRPr="005E3F78">
        <w:rPr>
          <w:color w:val="000000" w:themeColor="text1"/>
        </w:rPr>
        <w:t>,</w:t>
      </w:r>
      <w:r w:rsidR="005E3F78">
        <w:rPr>
          <w:color w:val="000000" w:themeColor="text1"/>
        </w:rPr>
        <w:t xml:space="preserve"> τα ολοκληρώματα(</w:t>
      </w:r>
      <w:proofErr w:type="spellStart"/>
      <w:r w:rsidR="005E3F78">
        <w:rPr>
          <w:color w:val="000000" w:themeColor="text1"/>
          <w:lang w:val="en-US"/>
        </w:rPr>
        <w:t>Intergrate</w:t>
      </w:r>
      <w:proofErr w:type="spellEnd"/>
      <w:r w:rsidR="005E3F78">
        <w:rPr>
          <w:color w:val="000000" w:themeColor="text1"/>
        </w:rPr>
        <w:t>) και τις απλές πράξεις(</w:t>
      </w:r>
      <w:r w:rsidR="005E3F78">
        <w:rPr>
          <w:color w:val="000000" w:themeColor="text1"/>
          <w:lang w:val="en-US"/>
        </w:rPr>
        <w:t>Evaluate</w:t>
      </w:r>
      <w:r w:rsidR="005E3F78">
        <w:rPr>
          <w:color w:val="000000" w:themeColor="text1"/>
        </w:rPr>
        <w:t xml:space="preserve">) [Εικόνα </w:t>
      </w:r>
      <w:r w:rsidR="009A2493">
        <w:rPr>
          <w:color w:val="000000" w:themeColor="text1"/>
        </w:rPr>
        <w:t>3</w:t>
      </w:r>
      <w:r w:rsidR="005E3F78">
        <w:rPr>
          <w:color w:val="000000" w:themeColor="text1"/>
        </w:rPr>
        <w:t>]</w:t>
      </w:r>
    </w:p>
    <w:p w14:paraId="09AB0170" w14:textId="77777777" w:rsidR="005E3F78" w:rsidRDefault="005E3F78" w:rsidP="00861983">
      <w:pPr>
        <w:spacing w:line="360" w:lineRule="auto"/>
        <w:jc w:val="center"/>
        <w:rPr>
          <w:color w:val="000000" w:themeColor="text1"/>
        </w:rPr>
      </w:pPr>
    </w:p>
    <w:p w14:paraId="0062D858" w14:textId="00164295" w:rsidR="005E3F78" w:rsidRDefault="000A6D65" w:rsidP="00861983">
      <w:pPr>
        <w:spacing w:line="360" w:lineRule="auto"/>
        <w:jc w:val="center"/>
        <w:rPr>
          <w:color w:val="000000" w:themeColor="text1"/>
        </w:rPr>
      </w:pPr>
      <w:r>
        <w:rPr>
          <w:color w:val="000000" w:themeColor="text1"/>
        </w:rPr>
        <w:pict w14:anchorId="19E6261A">
          <v:shape id="_x0000_i1026" type="#_x0000_t75" style="width:414.45pt;height:181.55pt">
            <v:imagedata r:id="rId9" o:title="Untitled23323"/>
          </v:shape>
        </w:pict>
      </w:r>
    </w:p>
    <w:p w14:paraId="38229831" w14:textId="5621C5E4" w:rsidR="005E3F78" w:rsidRPr="004A134A" w:rsidRDefault="005E3F78" w:rsidP="00861983">
      <w:pPr>
        <w:spacing w:line="360" w:lineRule="auto"/>
        <w:jc w:val="center"/>
        <w:rPr>
          <w:color w:val="000000" w:themeColor="text1"/>
        </w:rPr>
      </w:pPr>
      <w:r>
        <w:rPr>
          <w:color w:val="000000" w:themeColor="text1"/>
        </w:rPr>
        <w:t xml:space="preserve">Εικόνα </w:t>
      </w:r>
      <w:r w:rsidR="009A2493">
        <w:rPr>
          <w:color w:val="000000" w:themeColor="text1"/>
        </w:rPr>
        <w:t>3</w:t>
      </w:r>
      <w:r>
        <w:rPr>
          <w:color w:val="000000" w:themeColor="text1"/>
        </w:rPr>
        <w:t xml:space="preserve">: Ο </w:t>
      </w:r>
      <w:proofErr w:type="spellStart"/>
      <w:r>
        <w:rPr>
          <w:color w:val="000000" w:themeColor="text1"/>
          <w:lang w:val="en-US"/>
        </w:rPr>
        <w:t>Ramanujan</w:t>
      </w:r>
      <w:proofErr w:type="spellEnd"/>
    </w:p>
    <w:p w14:paraId="71050C8B" w14:textId="33D2AB97" w:rsidR="005E3F78" w:rsidRDefault="005E3F78" w:rsidP="00861983">
      <w:pPr>
        <w:spacing w:line="360" w:lineRule="auto"/>
        <w:ind w:firstLine="720"/>
        <w:jc w:val="both"/>
        <w:rPr>
          <w:color w:val="000000" w:themeColor="text1"/>
        </w:rPr>
      </w:pPr>
      <w:r>
        <w:rPr>
          <w:color w:val="000000" w:themeColor="text1"/>
        </w:rPr>
        <w:lastRenderedPageBreak/>
        <w:t xml:space="preserve">Οι απαντήσεις που επιστρέφει ο </w:t>
      </w:r>
      <w:proofErr w:type="spellStart"/>
      <w:r>
        <w:rPr>
          <w:color w:val="000000" w:themeColor="text1"/>
          <w:lang w:val="en-US"/>
        </w:rPr>
        <w:t>Ramanujan</w:t>
      </w:r>
      <w:proofErr w:type="spellEnd"/>
      <w:r>
        <w:rPr>
          <w:color w:val="000000" w:themeColor="text1"/>
        </w:rPr>
        <w:t xml:space="preserve"> στον χρήστη είναι λεκτικές και αρι</w:t>
      </w:r>
      <w:r w:rsidR="009B3408">
        <w:rPr>
          <w:color w:val="000000" w:themeColor="text1"/>
        </w:rPr>
        <w:t>θμητικές σαν φράσεις που τυπικά</w:t>
      </w:r>
      <w:r>
        <w:rPr>
          <w:color w:val="000000" w:themeColor="text1"/>
        </w:rPr>
        <w:t xml:space="preserve"> θα επέστρεφε ένα </w:t>
      </w:r>
      <w:proofErr w:type="spellStart"/>
      <w:r>
        <w:rPr>
          <w:color w:val="000000" w:themeColor="text1"/>
          <w:lang w:val="en-US"/>
        </w:rPr>
        <w:t>chatbot</w:t>
      </w:r>
      <w:proofErr w:type="spellEnd"/>
      <w:r w:rsidRPr="005E3F78">
        <w:rPr>
          <w:color w:val="000000" w:themeColor="text1"/>
        </w:rPr>
        <w:t>.</w:t>
      </w:r>
    </w:p>
    <w:p w14:paraId="0011BFB5" w14:textId="2E21224B" w:rsidR="009B3408" w:rsidRPr="009B3408" w:rsidRDefault="009B3408" w:rsidP="00861983">
      <w:pPr>
        <w:spacing w:line="360" w:lineRule="auto"/>
        <w:ind w:firstLine="720"/>
        <w:jc w:val="both"/>
        <w:rPr>
          <w:color w:val="000000" w:themeColor="text1"/>
        </w:rPr>
      </w:pPr>
      <w:r>
        <w:rPr>
          <w:color w:val="000000" w:themeColor="text1"/>
        </w:rPr>
        <w:t xml:space="preserve">Θα λέγαμε ότι ο </w:t>
      </w:r>
      <w:proofErr w:type="spellStart"/>
      <w:r>
        <w:rPr>
          <w:color w:val="000000" w:themeColor="text1"/>
          <w:lang w:val="en-US"/>
        </w:rPr>
        <w:t>Ramanujan</w:t>
      </w:r>
      <w:proofErr w:type="spellEnd"/>
      <w:r w:rsidRPr="009B3408">
        <w:rPr>
          <w:color w:val="000000" w:themeColor="text1"/>
        </w:rPr>
        <w:t xml:space="preserve"> </w:t>
      </w:r>
      <w:r>
        <w:rPr>
          <w:color w:val="000000" w:themeColor="text1"/>
        </w:rPr>
        <w:t xml:space="preserve">είναι σαν ένα επιστημονικό κομπιουτεράκι που απαντάει στον χρήστη με λεκτικές εκφράσεις. Παρόλα αυτά, σε κάποιο βαθμό, το ίδιο ακριβώς πράγμα υλοποιεί και ένα </w:t>
      </w:r>
      <w:proofErr w:type="spellStart"/>
      <w:r>
        <w:rPr>
          <w:color w:val="000000" w:themeColor="text1"/>
          <w:lang w:val="en-US"/>
        </w:rPr>
        <w:t>chatbot</w:t>
      </w:r>
      <w:proofErr w:type="spellEnd"/>
      <w:r>
        <w:rPr>
          <w:color w:val="000000" w:themeColor="text1"/>
        </w:rPr>
        <w:t xml:space="preserve"> για μαθηματικά.</w:t>
      </w:r>
    </w:p>
    <w:p w14:paraId="724D8678" w14:textId="77777777" w:rsidR="008E2708" w:rsidRPr="004D6229" w:rsidRDefault="008E2708" w:rsidP="00861983">
      <w:pPr>
        <w:spacing w:line="360" w:lineRule="auto"/>
        <w:jc w:val="center"/>
      </w:pPr>
    </w:p>
    <w:p w14:paraId="4FC0DBD3" w14:textId="6D86C0D9" w:rsidR="009A526E" w:rsidRDefault="009A526E" w:rsidP="00861983">
      <w:pPr>
        <w:pStyle w:val="Heading1"/>
        <w:spacing w:line="360" w:lineRule="auto"/>
      </w:pPr>
      <w:bookmarkStart w:id="8" w:name="_Toc65145943"/>
      <w:r w:rsidRPr="006B5475">
        <w:t xml:space="preserve">Ενότητα </w:t>
      </w:r>
      <w:r w:rsidR="00654629" w:rsidRPr="007168AB">
        <w:t>3</w:t>
      </w:r>
      <w:r w:rsidRPr="006B5475">
        <w:t>. Απαιτήσεις Χρήστη – Σχεδιασμός</w:t>
      </w:r>
      <w:bookmarkEnd w:id="8"/>
    </w:p>
    <w:p w14:paraId="01252375" w14:textId="77777777" w:rsidR="00176399" w:rsidRDefault="00176399" w:rsidP="00861983">
      <w:pPr>
        <w:pStyle w:val="Heading2"/>
        <w:spacing w:line="360" w:lineRule="auto"/>
        <w:rPr>
          <w:b/>
        </w:rPr>
      </w:pPr>
    </w:p>
    <w:p w14:paraId="6ED0CBCF" w14:textId="77777777" w:rsidR="006B4F36" w:rsidRDefault="006B4F36" w:rsidP="00861983">
      <w:pPr>
        <w:pStyle w:val="Heading2"/>
        <w:spacing w:line="360" w:lineRule="auto"/>
        <w:rPr>
          <w:b/>
        </w:rPr>
      </w:pPr>
      <w:bookmarkStart w:id="9" w:name="_Toc65145944"/>
      <w:r w:rsidRPr="00C36054">
        <w:rPr>
          <w:b/>
        </w:rPr>
        <w:t>Λειτουργικές Απαιτήσεις</w:t>
      </w:r>
      <w:bookmarkEnd w:id="9"/>
    </w:p>
    <w:p w14:paraId="62B627E3" w14:textId="77777777" w:rsidR="00176399" w:rsidRDefault="00176399" w:rsidP="00861983">
      <w:pPr>
        <w:pStyle w:val="Heading3"/>
        <w:spacing w:line="360" w:lineRule="auto"/>
      </w:pPr>
    </w:p>
    <w:p w14:paraId="66069087" w14:textId="5E8FB7BA" w:rsidR="003443A5" w:rsidRPr="007C7B69" w:rsidRDefault="003443A5" w:rsidP="00861983">
      <w:pPr>
        <w:pStyle w:val="Heading3"/>
        <w:spacing w:line="360" w:lineRule="auto"/>
      </w:pPr>
      <w:bookmarkStart w:id="10" w:name="_Toc65145945"/>
      <w:r>
        <w:t xml:space="preserve">Το </w:t>
      </w:r>
      <w:r>
        <w:rPr>
          <w:lang w:val="en-US"/>
        </w:rPr>
        <w:t>top</w:t>
      </w:r>
      <w:r w:rsidRPr="007C7B69">
        <w:t>-</w:t>
      </w:r>
      <w:r>
        <w:rPr>
          <w:lang w:val="en-US"/>
        </w:rPr>
        <w:t>menu</w:t>
      </w:r>
      <w:bookmarkEnd w:id="10"/>
    </w:p>
    <w:p w14:paraId="4AC3B295" w14:textId="76808F11" w:rsidR="00D864BD" w:rsidRDefault="00D864BD" w:rsidP="00861983">
      <w:pPr>
        <w:spacing w:line="360" w:lineRule="auto"/>
        <w:ind w:firstLine="720"/>
        <w:jc w:val="both"/>
      </w:pPr>
      <w:r w:rsidRPr="00D864BD">
        <w:t>Σε πρώτη φάση το chatbot πρέπει να λαμβάνει από τον χρήστη, το επίπεδο δυσκολίας (εύκολο, δύσκολο), το είδος πράξης</w:t>
      </w:r>
      <w:r w:rsidR="00C91589" w:rsidRPr="00C91589">
        <w:t xml:space="preserve"> </w:t>
      </w:r>
      <w:r w:rsidRPr="00D864BD">
        <w:t>(πρόσθεση, αφαίρεση, πολλαπλασιασμός, διαίρεση) και έναν συγκεκρ</w:t>
      </w:r>
      <w:r w:rsidR="009A2493">
        <w:t>ιμένο αριθμό από το 1 έως το 9 [</w:t>
      </w:r>
      <w:r w:rsidRPr="00D864BD">
        <w:t xml:space="preserve">εικόνα </w:t>
      </w:r>
      <w:r w:rsidR="009A2493">
        <w:t>4]</w:t>
      </w:r>
      <w:r w:rsidRPr="00D864BD">
        <w:t>. Το επίπεδο δυσκολίας είναι απαραίτητο για μαθησιακούς λόγους</w:t>
      </w:r>
      <w:r w:rsidR="0075722B">
        <w:t>,</w:t>
      </w:r>
      <w:r w:rsidRPr="00D864BD">
        <w:t xml:space="preserve"> ελέγχου του μαθησιακού φόρτου</w:t>
      </w:r>
      <w:r w:rsidR="0075722B">
        <w:t>,</w:t>
      </w:r>
      <w:r w:rsidRPr="00D864BD">
        <w:t xml:space="preserve"> </w:t>
      </w:r>
      <w:r w:rsidR="002D235C">
        <w:t>ώστε ο</w:t>
      </w:r>
      <w:r w:rsidRPr="00D864BD">
        <w:t xml:space="preserve"> μαθητής να μπορεί να διαλέξει το επίπεδο δυσκολίας </w:t>
      </w:r>
      <w:r w:rsidR="002D235C">
        <w:t>ανάλογα με τις μαθησιακές ανάγκες του</w:t>
      </w:r>
      <w:r w:rsidRPr="00D864BD">
        <w:t xml:space="preserve">. Ο μαθητής μπορεί να διαλέξει σε ποια μαθηματική πράξη </w:t>
      </w:r>
      <w:r w:rsidR="002A03A7">
        <w:t xml:space="preserve">και σε ποιόν από τους δοθέντες αριθμούς, αυτός επιθυμεί </w:t>
      </w:r>
      <w:r w:rsidRPr="00D864BD">
        <w:t xml:space="preserve">να κάνει εξάσκηση ή </w:t>
      </w:r>
      <w:r w:rsidR="002A03A7">
        <w:t xml:space="preserve">να </w:t>
      </w:r>
      <w:r w:rsidRPr="00D864BD">
        <w:t>εξ</w:t>
      </w:r>
      <w:r w:rsidR="00AC74E1">
        <w:t>ε</w:t>
      </w:r>
      <w:r w:rsidRPr="00D864BD">
        <w:t>τασ</w:t>
      </w:r>
      <w:r w:rsidR="002A03A7">
        <w:t>τε</w:t>
      </w:r>
      <w:r w:rsidR="00AC74E1">
        <w:t>ί</w:t>
      </w:r>
      <w:r w:rsidR="002A03A7">
        <w:t>.</w:t>
      </w:r>
      <w:r w:rsidRPr="00D864BD">
        <w:t xml:space="preserve"> </w:t>
      </w:r>
    </w:p>
    <w:p w14:paraId="4FB7A9B1" w14:textId="77777777" w:rsidR="00176399" w:rsidRPr="007168AB" w:rsidRDefault="00176399" w:rsidP="00861983">
      <w:pPr>
        <w:pStyle w:val="Heading3"/>
        <w:spacing w:line="360" w:lineRule="auto"/>
        <w:jc w:val="both"/>
      </w:pPr>
    </w:p>
    <w:p w14:paraId="5C8228BC" w14:textId="0784E1AC" w:rsidR="003443A5" w:rsidRDefault="003443A5" w:rsidP="00861983">
      <w:pPr>
        <w:pStyle w:val="Heading3"/>
        <w:spacing w:line="360" w:lineRule="auto"/>
        <w:jc w:val="both"/>
      </w:pPr>
      <w:bookmarkStart w:id="11" w:name="_Toc65145946"/>
      <w:r>
        <w:t>Νέες τεχνολογίες</w:t>
      </w:r>
      <w:bookmarkEnd w:id="11"/>
    </w:p>
    <w:p w14:paraId="4077D1C8" w14:textId="1DD62E6C" w:rsidR="00176399" w:rsidRDefault="00313ADD" w:rsidP="00861983">
      <w:pPr>
        <w:pStyle w:val="Heading4"/>
        <w:spacing w:line="360" w:lineRule="auto"/>
      </w:pPr>
      <w:r>
        <w:t>Φωνητική Επικοινωνία</w:t>
      </w:r>
    </w:p>
    <w:p w14:paraId="237BA2AE" w14:textId="36F6B934" w:rsidR="00313ADD" w:rsidRPr="005A5559" w:rsidRDefault="00AC74E1" w:rsidP="00861983">
      <w:pPr>
        <w:spacing w:line="360" w:lineRule="auto"/>
        <w:ind w:firstLine="720"/>
        <w:jc w:val="both"/>
      </w:pPr>
      <w:r>
        <w:t xml:space="preserve">Αρκετά </w:t>
      </w:r>
      <w:proofErr w:type="spellStart"/>
      <w:r>
        <w:rPr>
          <w:lang w:val="en-US"/>
        </w:rPr>
        <w:t>chatbots</w:t>
      </w:r>
      <w:proofErr w:type="spellEnd"/>
      <w:r w:rsidRPr="005A5559">
        <w:t xml:space="preserve"> </w:t>
      </w:r>
      <w:r>
        <w:t xml:space="preserve">επικοινωνούν αποκλειστικά μέσω κειμένου. Σε αυτήν την περίπτωση τόσο οι φράσεις του χρήστη όσο και οι αποκρίσεις του </w:t>
      </w:r>
      <w:proofErr w:type="spellStart"/>
      <w:r>
        <w:rPr>
          <w:lang w:val="en-US"/>
        </w:rPr>
        <w:t>chatbot</w:t>
      </w:r>
      <w:proofErr w:type="spellEnd"/>
      <w:r w:rsidRPr="005A5559">
        <w:t xml:space="preserve"> </w:t>
      </w:r>
      <w:r>
        <w:t>παρέχονται με την μορφή κειμένου</w:t>
      </w:r>
      <w:r w:rsidR="00313ADD">
        <w:t>. Ωστόσο συχνά αξιοποιούνται και διαφορετικά κανάλια επικοινωνίας όπως η φωνητική επικοινωνία</w:t>
      </w:r>
      <w:r w:rsidR="00111D4E">
        <w:t xml:space="preserve"> </w:t>
      </w:r>
      <w:r w:rsidR="005B74F6">
        <w:t>[βιβλ. 4]</w:t>
      </w:r>
      <w:r w:rsidR="00313ADD">
        <w:t>, η εισαγωγή εικόνας ή η επιλογή από τον χρήστη από ένα σύνολο προκαθορισμένων απαντήσεων [βιβλ</w:t>
      </w:r>
      <w:r w:rsidR="005B74F6">
        <w:t>.1</w:t>
      </w:r>
      <w:r w:rsidR="00313ADD" w:rsidRPr="005A5559">
        <w:t xml:space="preserve">]. </w:t>
      </w:r>
    </w:p>
    <w:p w14:paraId="3DBDDDE5" w14:textId="738B6C9B" w:rsidR="00AC74E1" w:rsidRPr="002E72DF" w:rsidRDefault="00313ADD" w:rsidP="00861983">
      <w:pPr>
        <w:spacing w:line="360" w:lineRule="auto"/>
        <w:ind w:firstLine="720"/>
        <w:jc w:val="both"/>
      </w:pPr>
      <w:r>
        <w:t xml:space="preserve">Στην περίπτωση του </w:t>
      </w:r>
      <w:r>
        <w:rPr>
          <w:lang w:val="en-US"/>
        </w:rPr>
        <w:t>Mathew</w:t>
      </w:r>
      <w:r w:rsidRPr="005A5559">
        <w:t xml:space="preserve">, η </w:t>
      </w:r>
      <w:r>
        <w:t xml:space="preserve">υποστήριξη </w:t>
      </w:r>
      <w:r w:rsidRPr="005A5559">
        <w:t>φωνητικ</w:t>
      </w:r>
      <w:r>
        <w:t xml:space="preserve">ής επικοινωνίας κρίνεται αναγκαία καθώς απευθύνεται  σε μαθητές των πρώτων τάξεων του δημοτικού με περιορισμένες δυνατότητες γραφής και ανάγνωσης όπου η γραπτή επικοινωνία αναμένεται </w:t>
      </w:r>
      <w:r>
        <w:lastRenderedPageBreak/>
        <w:t>να διαμορφώσει ένα δυσλειτουργικό περιβάλλον και να οδηγήσει σε αποτυχία</w:t>
      </w:r>
      <w:r w:rsidR="002E72DF">
        <w:t xml:space="preserve"> αποτελεσματικής αξιοποίησης του </w:t>
      </w:r>
      <w:r w:rsidR="002E72DF">
        <w:rPr>
          <w:lang w:val="en-US"/>
        </w:rPr>
        <w:t>Mathew</w:t>
      </w:r>
      <w:r w:rsidR="002E72DF" w:rsidRPr="005A5559">
        <w:t>.</w:t>
      </w:r>
    </w:p>
    <w:p w14:paraId="4A8849EA" w14:textId="51A5C99C" w:rsidR="003443A5" w:rsidRDefault="00DC3E51" w:rsidP="00861983">
      <w:pPr>
        <w:spacing w:line="360" w:lineRule="auto"/>
        <w:ind w:firstLine="720"/>
        <w:jc w:val="both"/>
      </w:pPr>
      <w:r>
        <w:t>Πρέπει να υπάρχει η δυνατότητα χρήσης της</w:t>
      </w:r>
      <w:r w:rsidRPr="00DC3E51">
        <w:t xml:space="preserve"> </w:t>
      </w:r>
      <w:r>
        <w:t xml:space="preserve">λειτουργίας </w:t>
      </w:r>
      <w:r w:rsidRPr="00C5226F">
        <w:t>αναγνώριση</w:t>
      </w:r>
      <w:r>
        <w:t>ς</w:t>
      </w:r>
      <w:r w:rsidRPr="00C5226F">
        <w:t xml:space="preserve"> ομιλίας</w:t>
      </w:r>
      <w:r w:rsidR="005B74F6">
        <w:t xml:space="preserve"> </w:t>
      </w:r>
      <w:r>
        <w:t>από τον  μαθητή, με τη χρήση μικροφώνου</w:t>
      </w:r>
      <w:r w:rsidR="005B74F6">
        <w:t xml:space="preserve"> και να</w:t>
      </w:r>
      <w:r w:rsidR="003443A5">
        <w:t xml:space="preserve"> υπάρχει η δυνατότητα χρήσης φωνητικού αφηγητή</w:t>
      </w:r>
      <w:r w:rsidR="002E72DF" w:rsidRPr="005A5559">
        <w:t xml:space="preserve"> </w:t>
      </w:r>
      <w:r w:rsidR="003443A5">
        <w:t>(</w:t>
      </w:r>
      <w:r w:rsidR="003443A5">
        <w:rPr>
          <w:lang w:val="en-US"/>
        </w:rPr>
        <w:t>speech</w:t>
      </w:r>
      <w:r w:rsidR="003443A5" w:rsidRPr="003443A5">
        <w:t xml:space="preserve"> </w:t>
      </w:r>
      <w:r w:rsidR="003443A5">
        <w:rPr>
          <w:lang w:val="en-US"/>
        </w:rPr>
        <w:t>synthesis</w:t>
      </w:r>
      <w:r w:rsidR="003443A5">
        <w:t>)</w:t>
      </w:r>
      <w:r w:rsidR="003443A5" w:rsidRPr="003443A5">
        <w:t>.</w:t>
      </w:r>
    </w:p>
    <w:p w14:paraId="0FD22FC5" w14:textId="720B174F" w:rsidR="003443A5" w:rsidRPr="003443A5" w:rsidRDefault="003443A5" w:rsidP="00861983">
      <w:pPr>
        <w:pStyle w:val="Heading3"/>
        <w:spacing w:line="360" w:lineRule="auto"/>
        <w:jc w:val="both"/>
      </w:pPr>
      <w:bookmarkStart w:id="12" w:name="_Toc65145947"/>
      <w:r>
        <w:rPr>
          <w:lang w:val="en-US"/>
        </w:rPr>
        <w:t>Menu</w:t>
      </w:r>
      <w:r w:rsidRPr="007C7B69">
        <w:t xml:space="preserve"> </w:t>
      </w:r>
      <w:r>
        <w:t>του χρήστη</w:t>
      </w:r>
      <w:bookmarkEnd w:id="12"/>
    </w:p>
    <w:p w14:paraId="6A5D42E8" w14:textId="47C94B8D" w:rsidR="00D864BD" w:rsidRPr="005B74F6" w:rsidRDefault="00D864BD" w:rsidP="00861983">
      <w:pPr>
        <w:spacing w:line="360" w:lineRule="auto"/>
        <w:ind w:firstLine="720"/>
        <w:jc w:val="both"/>
      </w:pPr>
      <w:r w:rsidRPr="00D864BD">
        <w:t>Θα πρέπει ο χρήστης να μπορεί να κάνει λογαριασμό ή να μπορεί να κάνει ελεύθερη χρήση του προϊόντος.</w:t>
      </w:r>
      <w:r w:rsidR="005B74F6" w:rsidRPr="005B74F6">
        <w:t xml:space="preserve"> </w:t>
      </w:r>
    </w:p>
    <w:p w14:paraId="16DCB4E2" w14:textId="2EFE01F7" w:rsidR="00D864BD" w:rsidRPr="00D864BD" w:rsidRDefault="00D864BD" w:rsidP="00861983">
      <w:pPr>
        <w:spacing w:line="360" w:lineRule="auto"/>
        <w:ind w:firstLine="720"/>
        <w:jc w:val="both"/>
      </w:pPr>
      <w:r w:rsidRPr="00D864BD">
        <w:t xml:space="preserve">Αν ο χρήστης κάνει λογαριασμό, κάθε φορά που κάνει είσοδο και χρησιμοποιεί το </w:t>
      </w:r>
      <w:proofErr w:type="spellStart"/>
      <w:r w:rsidRPr="00D864BD">
        <w:rPr>
          <w:lang w:val="en-US"/>
        </w:rPr>
        <w:t>chatbot</w:t>
      </w:r>
      <w:proofErr w:type="spellEnd"/>
      <w:r w:rsidRPr="00D864BD">
        <w:t xml:space="preserve"> θα συμμετέχει σε μία εξέταση. Στην εξέταση θα πρέπει να αποθηκεύονται τα λάθη του χρήστη και η βαθμολογία</w:t>
      </w:r>
      <w:r w:rsidR="00C91589" w:rsidRPr="00C91589">
        <w:t xml:space="preserve"> </w:t>
      </w:r>
      <w:r w:rsidR="00C91589">
        <w:t xml:space="preserve">του, δηλαδή </w:t>
      </w:r>
      <w:r w:rsidRPr="00D864BD">
        <w:t xml:space="preserve">το γενικό σύνολο </w:t>
      </w:r>
      <w:r w:rsidR="00C91589">
        <w:t xml:space="preserve">των </w:t>
      </w:r>
      <w:r w:rsidRPr="00D864BD">
        <w:t>σωστών απαντήσεων</w:t>
      </w:r>
      <w:r w:rsidR="00C91589">
        <w:t xml:space="preserve"> του μαθητού</w:t>
      </w:r>
      <w:r w:rsidRPr="00D864BD">
        <w:t>.</w:t>
      </w:r>
    </w:p>
    <w:p w14:paraId="2C13F355" w14:textId="5BCFA43F" w:rsidR="00D864BD" w:rsidRPr="005B74F6" w:rsidRDefault="00D864BD" w:rsidP="00861983">
      <w:pPr>
        <w:spacing w:line="360" w:lineRule="auto"/>
        <w:ind w:firstLine="720"/>
        <w:jc w:val="both"/>
      </w:pPr>
      <w:r w:rsidRPr="00D864BD">
        <w:t xml:space="preserve">Στην ελεύθερη χρήση του </w:t>
      </w:r>
      <w:proofErr w:type="spellStart"/>
      <w:r w:rsidRPr="00D864BD">
        <w:rPr>
          <w:lang w:val="en-US"/>
        </w:rPr>
        <w:t>chatbot</w:t>
      </w:r>
      <w:proofErr w:type="spellEnd"/>
      <w:r w:rsidRPr="00D864BD">
        <w:t>, ο χρήστης παίρνει μέρος σε μία εξάσκηση των ικανοτήτων του χωρίς να αποθηκεύονται</w:t>
      </w:r>
      <w:r w:rsidR="002A03A7">
        <w:t>,</w:t>
      </w:r>
      <w:r w:rsidRPr="00D864BD">
        <w:t xml:space="preserve"> </w:t>
      </w:r>
      <w:r w:rsidR="00C91589">
        <w:t xml:space="preserve">τα </w:t>
      </w:r>
      <w:r w:rsidRPr="00D864BD">
        <w:t xml:space="preserve">στοιχεία </w:t>
      </w:r>
      <w:r w:rsidR="00C91589">
        <w:t>της απόδοσης του</w:t>
      </w:r>
      <w:r w:rsidRPr="00D864BD">
        <w:t>.</w:t>
      </w:r>
      <w:r w:rsidR="005B74F6" w:rsidRPr="005B74F6">
        <w:t xml:space="preserve"> </w:t>
      </w:r>
      <w:r w:rsidR="005B74F6">
        <w:t>Δοκιμάζει τον</w:t>
      </w:r>
      <w:r w:rsidR="005B74F6" w:rsidRPr="005B74F6">
        <w:t xml:space="preserve"> </w:t>
      </w:r>
      <w:r w:rsidR="005B74F6">
        <w:rPr>
          <w:lang w:val="en-US"/>
        </w:rPr>
        <w:t>Mathew</w:t>
      </w:r>
      <w:r w:rsidR="005B74F6" w:rsidRPr="005B74F6">
        <w:t xml:space="preserve"> </w:t>
      </w:r>
      <w:r w:rsidR="005B74F6">
        <w:t>και τις συνατότητες τηε διεπαφής και αποφασίζει αν θέλει να κάνει εγγραφή ή όχι.</w:t>
      </w:r>
    </w:p>
    <w:p w14:paraId="146AC452" w14:textId="14E4BFA1" w:rsidR="00D864BD" w:rsidRPr="00D864BD" w:rsidRDefault="00D864BD" w:rsidP="00861983">
      <w:pPr>
        <w:spacing w:line="360" w:lineRule="auto"/>
        <w:ind w:firstLine="720"/>
        <w:jc w:val="both"/>
      </w:pPr>
      <w:r>
        <w:t>Με την</w:t>
      </w:r>
      <w:r w:rsidRPr="00D864BD">
        <w:t xml:space="preserve"> κάθε εξέταση, όπου ο χρήστης έκανε λογαριασμό και είσοδο στον λογαριασμό του, εμφανίζονται δύο πάνελ, στο πρώτο πάνελ θα πρέπει να υπάρχει μία λίστα με τις λανθασμένες απαντήσεις του χρήστη και στο δεύτερο πάνελ θα πρέπει να εμφανίζονται οι βαθμολογίες, το γενικό σύνολο των σωστών απαντήσεων του χρήστη.</w:t>
      </w:r>
    </w:p>
    <w:p w14:paraId="5EFA395B" w14:textId="77777777" w:rsidR="00D864BD" w:rsidRPr="00D864BD" w:rsidRDefault="00D864BD" w:rsidP="00861983">
      <w:pPr>
        <w:spacing w:line="360" w:lineRule="auto"/>
        <w:ind w:firstLine="720"/>
        <w:jc w:val="both"/>
      </w:pPr>
      <w:r w:rsidRPr="00D864BD">
        <w:t>Θα πρέπει ο χρήστης να μπορεί να ξεκινήσει την εξέταση του από την αρχή όταν αυτός το επιθυμεί.</w:t>
      </w:r>
    </w:p>
    <w:p w14:paraId="40774168" w14:textId="136DB682" w:rsidR="00D864BD" w:rsidRPr="00D864BD" w:rsidRDefault="00D864BD" w:rsidP="00861983">
      <w:pPr>
        <w:spacing w:line="360" w:lineRule="auto"/>
        <w:ind w:firstLine="720"/>
        <w:jc w:val="both"/>
      </w:pPr>
      <w:r w:rsidRPr="00D864BD">
        <w:t xml:space="preserve">Για τη δημιουργία λογαριασμού ο χρήστης θα πρέπει να δώσει ένα όνομα και ένα </w:t>
      </w:r>
      <w:r w:rsidR="002A03A7">
        <w:rPr>
          <w:lang w:val="en-US"/>
        </w:rPr>
        <w:t>PIN</w:t>
      </w:r>
      <w:r w:rsidRPr="00D864BD">
        <w:t xml:space="preserve">.Το </w:t>
      </w:r>
      <w:r w:rsidR="002A03A7">
        <w:rPr>
          <w:lang w:val="en-US"/>
        </w:rPr>
        <w:t>PIN</w:t>
      </w:r>
      <w:r w:rsidRPr="00D864BD">
        <w:t xml:space="preserve"> θα είναι αυτό που θα χρησιμοποιεί για την είσοδο στον λογαριασμό του χρήστη.</w:t>
      </w:r>
    </w:p>
    <w:p w14:paraId="3A151B75" w14:textId="77777777" w:rsidR="00D864BD" w:rsidRPr="00D864BD" w:rsidRDefault="00D864BD" w:rsidP="00861983">
      <w:pPr>
        <w:spacing w:line="360" w:lineRule="auto"/>
        <w:ind w:firstLine="720"/>
        <w:jc w:val="both"/>
      </w:pPr>
      <w:r w:rsidRPr="00D864BD">
        <w:t xml:space="preserve">Τα δεδομένα των δύο πάνελ θα πρέπει να ενημερώνονται ζωντανά κατά την χρήση του </w:t>
      </w:r>
      <w:proofErr w:type="spellStart"/>
      <w:r w:rsidRPr="00D864BD">
        <w:rPr>
          <w:lang w:val="en-US"/>
        </w:rPr>
        <w:t>chatbot</w:t>
      </w:r>
      <w:proofErr w:type="spellEnd"/>
      <w:r w:rsidRPr="00D864BD">
        <w:t xml:space="preserve"> από τον χρήστη.</w:t>
      </w:r>
    </w:p>
    <w:p w14:paraId="56CB27D3" w14:textId="7D38F4A6" w:rsidR="00D864BD" w:rsidRPr="002A03A7" w:rsidRDefault="00D864BD" w:rsidP="00861983">
      <w:pPr>
        <w:spacing w:line="360" w:lineRule="auto"/>
        <w:ind w:firstLine="720"/>
        <w:jc w:val="both"/>
      </w:pPr>
      <w:r w:rsidRPr="00D864BD">
        <w:t>Όταν ο χρήστης κλικ άρει ένα από τα λάθη του</w:t>
      </w:r>
      <w:r w:rsidR="002A03A7">
        <w:t xml:space="preserve"> στο πάνελ</w:t>
      </w:r>
      <w:r w:rsidRPr="00D864BD">
        <w:t xml:space="preserve">, θα πρέπει αυτές οι τιμές να φορτώνονται αυτόματα στο </w:t>
      </w:r>
      <w:r w:rsidRPr="00D864BD">
        <w:rPr>
          <w:lang w:val="en-US"/>
        </w:rPr>
        <w:t>whiteboard</w:t>
      </w:r>
      <w:r w:rsidRPr="00D864BD">
        <w:t>.</w:t>
      </w:r>
    </w:p>
    <w:p w14:paraId="4AC3BF11" w14:textId="7A8B599D" w:rsidR="00D864BD" w:rsidRPr="00D864BD" w:rsidRDefault="00D864BD" w:rsidP="00861983">
      <w:pPr>
        <w:spacing w:line="360" w:lineRule="auto"/>
        <w:ind w:firstLine="720"/>
        <w:jc w:val="both"/>
      </w:pPr>
      <w:r w:rsidRPr="00D864BD">
        <w:t xml:space="preserve">Να μπορεί ο χρήστης να τροποποιήσει όλες τις παραμέτρους του συστήματος με μία διεπαφή του χρήστη ή με την χρήση γραπτού κειμένου </w:t>
      </w:r>
      <w:r w:rsidR="002A03A7">
        <w:t>από</w:t>
      </w:r>
      <w:r w:rsidRPr="00D864BD">
        <w:t xml:space="preserve"> το </w:t>
      </w:r>
      <w:proofErr w:type="spellStart"/>
      <w:r w:rsidRPr="00D864BD">
        <w:rPr>
          <w:lang w:val="en-US"/>
        </w:rPr>
        <w:t>chatbot</w:t>
      </w:r>
      <w:proofErr w:type="spellEnd"/>
      <w:r w:rsidRPr="00D864BD">
        <w:t>.</w:t>
      </w:r>
    </w:p>
    <w:p w14:paraId="1BEB3350" w14:textId="77777777" w:rsidR="00D864BD" w:rsidRPr="00E666DA" w:rsidRDefault="00D864BD" w:rsidP="00861983">
      <w:pPr>
        <w:spacing w:line="360" w:lineRule="auto"/>
        <w:jc w:val="both"/>
      </w:pPr>
    </w:p>
    <w:p w14:paraId="2E8A2ADC" w14:textId="6382A3F1" w:rsidR="003443A5" w:rsidRPr="003443A5" w:rsidRDefault="003443A5" w:rsidP="00861983">
      <w:pPr>
        <w:pStyle w:val="Heading3"/>
        <w:spacing w:line="360" w:lineRule="auto"/>
        <w:jc w:val="both"/>
      </w:pPr>
      <w:bookmarkStart w:id="13" w:name="_Toc65145948"/>
      <w:r>
        <w:t xml:space="preserve">Το </w:t>
      </w:r>
      <w:r>
        <w:rPr>
          <w:lang w:val="en-US"/>
        </w:rPr>
        <w:t>whiteboard</w:t>
      </w:r>
      <w:bookmarkEnd w:id="13"/>
    </w:p>
    <w:p w14:paraId="29E28F33" w14:textId="5F72A2CA" w:rsidR="00C5226F" w:rsidRPr="00C5226F" w:rsidRDefault="00C5226F" w:rsidP="00861983">
      <w:pPr>
        <w:spacing w:line="360" w:lineRule="auto"/>
        <w:ind w:firstLine="720"/>
        <w:jc w:val="both"/>
      </w:pPr>
      <w:r w:rsidRPr="00C5226F">
        <w:t>Για την περαιτέρω εξήγηση των λαθών και τον πειραματισμό με τα μαθηματικά του χρήστη, θα πρέπει να υπάρχει ένας πίνακας (</w:t>
      </w:r>
      <w:r>
        <w:t>whiteboard</w:t>
      </w:r>
      <w:r w:rsidRPr="00C5226F">
        <w:t>)</w:t>
      </w:r>
      <w:r w:rsidR="002A03A7">
        <w:t>,</w:t>
      </w:r>
      <w:r w:rsidRPr="00C5226F">
        <w:t xml:space="preserve"> όπου θα παρέχει ο χρήστης δύο νούμερα της επιλογής του (Α και Β) ή να φορτώνονται τα δύο αυτά νούμερα από την καρτέλα λαθών του χρήστη</w:t>
      </w:r>
      <w:r w:rsidR="002A03A7">
        <w:t>.</w:t>
      </w:r>
      <w:r w:rsidR="003443A5" w:rsidRPr="003443A5">
        <w:t xml:space="preserve"> </w:t>
      </w:r>
      <w:r w:rsidR="002A03A7">
        <w:t>Σ</w:t>
      </w:r>
      <w:r w:rsidRPr="00C5226F">
        <w:t xml:space="preserve">την συνέχεια </w:t>
      </w:r>
      <w:r w:rsidR="002A03A7">
        <w:t xml:space="preserve">πρέπει </w:t>
      </w:r>
      <w:r w:rsidRPr="00C5226F">
        <w:t>να εκφράζονται οι ενδιάμεσες τιμές των πράξεων των δύο τιμών και να δίνετε η δυνατότητα περιήγησης των επιμέρους αποτελεσμάτων με επεξηγήσεις για το κάθε ένα.</w:t>
      </w:r>
    </w:p>
    <w:p w14:paraId="78515AA0" w14:textId="4BDC067C" w:rsidR="003443A5" w:rsidRPr="00C5226F" w:rsidRDefault="00C5226F" w:rsidP="00861983">
      <w:pPr>
        <w:spacing w:line="360" w:lineRule="auto"/>
        <w:ind w:firstLine="720"/>
        <w:jc w:val="both"/>
      </w:pPr>
      <w:r w:rsidRPr="00C5226F">
        <w:t>Στην πρόσθεση και την αφαίρεση</w:t>
      </w:r>
      <w:r w:rsidR="002A03A7">
        <w:t>,</w:t>
      </w:r>
      <w:r w:rsidRPr="00C5226F">
        <w:t xml:space="preserve"> θα πρέπει να υπάρχει η δυνατότητα μέτρησης και πειραματισμού με μικρούς αριθμούς από τον χρήστη και να είναι φιλική προς αυτόν.</w:t>
      </w:r>
    </w:p>
    <w:p w14:paraId="732B2242" w14:textId="77777777" w:rsidR="00DC3E51" w:rsidRPr="00DC3E51" w:rsidRDefault="006B4F36" w:rsidP="00861983">
      <w:pPr>
        <w:pStyle w:val="Heading2"/>
        <w:spacing w:line="360" w:lineRule="auto"/>
        <w:jc w:val="both"/>
        <w:rPr>
          <w:b/>
        </w:rPr>
      </w:pPr>
      <w:bookmarkStart w:id="14" w:name="_Toc65145949"/>
      <w:r w:rsidRPr="00DC3E51">
        <w:rPr>
          <w:b/>
        </w:rPr>
        <w:t>Μη-Λειτουργικές Απαιτήσεις</w:t>
      </w:r>
      <w:bookmarkEnd w:id="14"/>
      <w:r w:rsidR="00DC3E51" w:rsidRPr="00DC3E51">
        <w:rPr>
          <w:b/>
        </w:rPr>
        <w:t xml:space="preserve"> </w:t>
      </w:r>
    </w:p>
    <w:p w14:paraId="3D0E7548" w14:textId="77777777" w:rsidR="004A7DED" w:rsidRPr="004A7DED" w:rsidRDefault="004A7DED" w:rsidP="00861983">
      <w:pPr>
        <w:spacing w:line="360" w:lineRule="auto"/>
        <w:jc w:val="both"/>
      </w:pPr>
      <w:r w:rsidRPr="004A7DED">
        <w:t>Το λογισμικό θα πρέπει να μπορεί να διαχειριστεί, σωστά, πολύ μεγάλους αριθμούς.</w:t>
      </w:r>
    </w:p>
    <w:p w14:paraId="6EB61050" w14:textId="77777777" w:rsidR="004A7DED" w:rsidRPr="004A7DED" w:rsidRDefault="004A7DED" w:rsidP="00861983">
      <w:pPr>
        <w:spacing w:line="360" w:lineRule="auto"/>
        <w:jc w:val="both"/>
      </w:pPr>
      <w:r w:rsidRPr="004A7DED">
        <w:t>Πρέπει να αναγνωρίζει αρνητικούς αριθμούς.</w:t>
      </w:r>
    </w:p>
    <w:p w14:paraId="599CC000" w14:textId="77777777" w:rsidR="004A7DED" w:rsidRPr="004A7DED" w:rsidRDefault="004A7DED" w:rsidP="00861983">
      <w:pPr>
        <w:spacing w:line="360" w:lineRule="auto"/>
        <w:ind w:firstLine="720"/>
        <w:jc w:val="both"/>
      </w:pPr>
      <w:r w:rsidRPr="004A7DED">
        <w:t>Θα πρέπει το λογισμικό να μην παρουσιάζει πρόβλημα όταν οι αριθμοί είναι είτε δεκαδικοί είτε ακέραιοι.</w:t>
      </w:r>
    </w:p>
    <w:p w14:paraId="1965C63B" w14:textId="265DD582" w:rsidR="004A7DED" w:rsidRDefault="004A7DED" w:rsidP="00861983">
      <w:pPr>
        <w:spacing w:line="360" w:lineRule="auto"/>
        <w:ind w:firstLine="720"/>
        <w:jc w:val="both"/>
      </w:pPr>
      <w:r w:rsidRPr="004A7DED">
        <w:t>Στην περίπτωση που δ</w:t>
      </w:r>
      <w:r w:rsidR="00C91589">
        <w:t>ο</w:t>
      </w:r>
      <w:r w:rsidRPr="004A7DED">
        <w:t>θεί αρνητικός αριθμός από τον χρήστη, θα πρέπει το σύστημα να μπορεί να τον επεξεργαστεί κατάλληλα και να παράγει σωστά αποτελέσματα.Το ίδιο στην περίπτωση παροχής από τον χρήστη δεκαδικών μικρής και μεγάλης εμβέλειας.</w:t>
      </w:r>
    </w:p>
    <w:p w14:paraId="0249AB14" w14:textId="77777777" w:rsidR="00802868" w:rsidRDefault="00802868" w:rsidP="00861983">
      <w:pPr>
        <w:pStyle w:val="Heading2"/>
        <w:spacing w:line="360" w:lineRule="auto"/>
        <w:rPr>
          <w:b/>
        </w:rPr>
      </w:pPr>
      <w:bookmarkStart w:id="15" w:name="_Toc65145950"/>
      <w:r w:rsidRPr="00802868">
        <w:rPr>
          <w:b/>
        </w:rPr>
        <w:t>Διαγράμματα</w:t>
      </w:r>
      <w:bookmarkEnd w:id="15"/>
    </w:p>
    <w:p w14:paraId="09310E43" w14:textId="2CBEDAC6" w:rsidR="00802868" w:rsidRDefault="00802868" w:rsidP="00861983">
      <w:pPr>
        <w:spacing w:line="360" w:lineRule="auto"/>
        <w:ind w:firstLine="720"/>
      </w:pPr>
      <w:r>
        <w:t xml:space="preserve">Ο μαθητής έχει δύο κύριες επιλογές χρήσης του </w:t>
      </w:r>
      <w:proofErr w:type="spellStart"/>
      <w:r>
        <w:rPr>
          <w:lang w:val="en-US"/>
        </w:rPr>
        <w:t>chatbot</w:t>
      </w:r>
      <w:proofErr w:type="spellEnd"/>
      <w:r w:rsidRPr="00802868">
        <w:t xml:space="preserve">. </w:t>
      </w:r>
      <w:r>
        <w:t xml:space="preserve">Την ελεύθερη, </w:t>
      </w:r>
      <w:r w:rsidR="00AF1B83">
        <w:t>όπου δεν α</w:t>
      </w:r>
      <w:r w:rsidR="00AF1B83" w:rsidRPr="00AF1B83">
        <w:t>παιτείται</w:t>
      </w:r>
      <w:r w:rsidR="00AF1B83">
        <w:t xml:space="preserve"> η καταβολή στοιχείων εισόδου και την δημιουργία ένος λογαριασμού οπου πρέπει ο χρήστης να καταβάλει κάποια </w:t>
      </w:r>
      <w:r w:rsidR="00AF1B83" w:rsidRPr="00AF1B83">
        <w:t xml:space="preserve">προσωπικά </w:t>
      </w:r>
      <w:r w:rsidR="00AF1B83">
        <w:t>στοιχεία για την είσοδο του στον λογαριασμό</w:t>
      </w:r>
      <w:r w:rsidR="00F20A6B">
        <w:t xml:space="preserve"> όπως φαίνεται στο Δ.ρ.1 παρακάτω</w:t>
      </w:r>
      <w:r w:rsidR="00AF1B83">
        <w:t>.</w:t>
      </w:r>
    </w:p>
    <w:p w14:paraId="5494262D" w14:textId="77777777" w:rsidR="0016443E" w:rsidRPr="00802868" w:rsidRDefault="0016443E" w:rsidP="00861983">
      <w:pPr>
        <w:spacing w:line="360" w:lineRule="auto"/>
        <w:ind w:firstLine="720"/>
      </w:pPr>
    </w:p>
    <w:p w14:paraId="7B8E02CC" w14:textId="5F34D736" w:rsidR="00802868" w:rsidRDefault="000A6D65" w:rsidP="00861983">
      <w:pPr>
        <w:spacing w:line="360" w:lineRule="auto"/>
      </w:pPr>
      <w:r>
        <w:lastRenderedPageBreak/>
        <w:pict w14:anchorId="470AF389">
          <v:shape id="_x0000_i1027" type="#_x0000_t75" style="width:417.6pt;height:165.3pt">
            <v:imagedata r:id="rId10" o:title="Drawing454huh5"/>
          </v:shape>
        </w:pict>
      </w:r>
    </w:p>
    <w:p w14:paraId="268C8FBC" w14:textId="4EC27D1D" w:rsidR="00802868" w:rsidRPr="00F20A6B" w:rsidRDefault="00802868" w:rsidP="00861983">
      <w:pPr>
        <w:spacing w:line="360" w:lineRule="auto"/>
        <w:jc w:val="center"/>
      </w:pPr>
      <w:r>
        <w:t xml:space="preserve">Διάγραμμα ροής 1: </w:t>
      </w:r>
      <w:r w:rsidR="00F20A6B">
        <w:t>Επιλογές ε</w:t>
      </w:r>
      <w:r>
        <w:t>μπλοκή</w:t>
      </w:r>
      <w:r w:rsidR="00F20A6B">
        <w:t>ς</w:t>
      </w:r>
      <w:r>
        <w:t xml:space="preserve"> μαθητή με </w:t>
      </w:r>
      <w:proofErr w:type="spellStart"/>
      <w:r>
        <w:rPr>
          <w:lang w:val="en-US"/>
        </w:rPr>
        <w:t>chatbot</w:t>
      </w:r>
      <w:proofErr w:type="spellEnd"/>
    </w:p>
    <w:p w14:paraId="16079FF3" w14:textId="56A4FBA4" w:rsidR="0040016C" w:rsidRPr="0040016C" w:rsidRDefault="0040016C" w:rsidP="00861983">
      <w:pPr>
        <w:spacing w:line="360" w:lineRule="auto"/>
        <w:ind w:firstLine="720"/>
      </w:pPr>
      <w:r w:rsidRPr="0040016C">
        <w:t>Στην ελεύθερη χρήση του chatbot, ο μαθητής συμμετέχει σε μία εξάσκηση που έχει ανεπίσημο χαρακτήρα.</w:t>
      </w:r>
    </w:p>
    <w:p w14:paraId="37847BED" w14:textId="3D8FF489" w:rsidR="0029658F" w:rsidRDefault="0040016C" w:rsidP="00861983">
      <w:pPr>
        <w:spacing w:line="360" w:lineRule="auto"/>
        <w:ind w:firstLine="720"/>
      </w:pPr>
      <w:r w:rsidRPr="0040016C">
        <w:t>Με την χρήση του λογαριασμού από την άλλη πλευρά, ο μαθητής εξετάζεται και αποθηκεύονται διάφορα στοιχεία προόδου του μαθητή στην βάση δεδομένων.</w:t>
      </w:r>
    </w:p>
    <w:p w14:paraId="2079D479" w14:textId="77777777" w:rsidR="0040016C" w:rsidRDefault="0040016C" w:rsidP="00861983">
      <w:pPr>
        <w:spacing w:line="360" w:lineRule="auto"/>
      </w:pPr>
    </w:p>
    <w:p w14:paraId="5398EC27" w14:textId="48973F03" w:rsidR="00F20A6B" w:rsidRPr="00F20A6B" w:rsidRDefault="00F20A6B" w:rsidP="00861983">
      <w:pPr>
        <w:spacing w:line="360" w:lineRule="auto"/>
        <w:ind w:firstLine="720"/>
      </w:pPr>
      <w:r w:rsidRPr="00F20A6B">
        <w:t>Ο μαθητής μπορεί και στις δύο περιπτώσεις που αναφερθήκαμε, να χρησιμοποιήσει το chatbot και να επιλέξει τις παραμέτρους της προτίμησης του όπως φαίνεται στο Δ.ρ.2 παρακάτω.</w:t>
      </w:r>
    </w:p>
    <w:p w14:paraId="7CD8DB01" w14:textId="53A2BEA1" w:rsidR="0040016C" w:rsidRDefault="000A6D65" w:rsidP="00861983">
      <w:pPr>
        <w:spacing w:line="360" w:lineRule="auto"/>
        <w:jc w:val="center"/>
      </w:pPr>
      <w:r>
        <w:pict w14:anchorId="25780546">
          <v:shape id="_x0000_i1028" type="#_x0000_t75" style="width:353.1pt;height:259.2pt">
            <v:imagedata r:id="rId11" o:title="Drawing477777"/>
          </v:shape>
        </w:pict>
      </w:r>
    </w:p>
    <w:p w14:paraId="4965E5A1" w14:textId="2BCCDAA5" w:rsidR="00F20A6B" w:rsidRPr="00F20A6B" w:rsidRDefault="00F20A6B" w:rsidP="00861983">
      <w:pPr>
        <w:spacing w:line="360" w:lineRule="auto"/>
        <w:jc w:val="center"/>
      </w:pPr>
      <w:r>
        <w:lastRenderedPageBreak/>
        <w:t xml:space="preserve">Διάγραμμα ροής 2: Εμπλοκή μαθητή με </w:t>
      </w:r>
      <w:proofErr w:type="spellStart"/>
      <w:r>
        <w:rPr>
          <w:lang w:val="en-US"/>
        </w:rPr>
        <w:t>chatbot</w:t>
      </w:r>
      <w:proofErr w:type="spellEnd"/>
    </w:p>
    <w:p w14:paraId="4386F1DC" w14:textId="77777777" w:rsidR="00F20A6B" w:rsidRPr="00F20A6B" w:rsidRDefault="00F20A6B" w:rsidP="00861983">
      <w:pPr>
        <w:spacing w:line="360" w:lineRule="auto"/>
        <w:ind w:firstLine="720"/>
      </w:pPr>
      <w:r w:rsidRPr="00F20A6B">
        <w:t xml:space="preserve">Ο διάλογος είναι πάντα κατευθυντήριος, με τον μαθητή να ασκεί ερωτήσεις στο </w:t>
      </w:r>
      <w:proofErr w:type="spellStart"/>
      <w:r w:rsidRPr="00F20A6B">
        <w:rPr>
          <w:lang w:val="en-US"/>
        </w:rPr>
        <w:t>chatbot</w:t>
      </w:r>
      <w:proofErr w:type="spellEnd"/>
      <w:r w:rsidRPr="00F20A6B">
        <w:t xml:space="preserve"> και το </w:t>
      </w:r>
      <w:proofErr w:type="spellStart"/>
      <w:r w:rsidRPr="00F20A6B">
        <w:rPr>
          <w:lang w:val="en-US"/>
        </w:rPr>
        <w:t>chatbot</w:t>
      </w:r>
      <w:proofErr w:type="spellEnd"/>
      <w:r w:rsidRPr="00F20A6B">
        <w:t xml:space="preserve"> στον μαθητή.</w:t>
      </w:r>
    </w:p>
    <w:p w14:paraId="2AF96D13" w14:textId="1448F3C8" w:rsidR="00F20A6B" w:rsidRDefault="00F20A6B" w:rsidP="00861983">
      <w:pPr>
        <w:spacing w:line="360" w:lineRule="auto"/>
        <w:ind w:firstLine="720"/>
      </w:pPr>
      <w:r w:rsidRPr="00F20A6B">
        <w:t xml:space="preserve">Αν ο μαθητής έχει κάνει χρήση του λογαριασμού του, τότε αποθηκεύονται διάφορα στοιχεία για την απόδοση του, μέσα στην βάση δεδομένων. Τα στοιχεία αυτά παρουσιάζονται στον μαθητή με την μορφή καρτελών ή πάνελ. Στοιχεία όπως είναι οι λανθασμένες και οι σωστές απαντήσεις που έδωσε ο μαθητής κατά την διάρκεια της εμπλοκής του με το </w:t>
      </w:r>
      <w:proofErr w:type="spellStart"/>
      <w:r w:rsidRPr="00F20A6B">
        <w:rPr>
          <w:lang w:val="en-US"/>
        </w:rPr>
        <w:t>chatbot</w:t>
      </w:r>
      <w:proofErr w:type="spellEnd"/>
      <w:r w:rsidR="00C35DDD">
        <w:t xml:space="preserve"> </w:t>
      </w:r>
      <w:r w:rsidR="00C35DDD" w:rsidRPr="00C35DDD">
        <w:t xml:space="preserve">όπως φαίνεται στο </w:t>
      </w:r>
      <w:r w:rsidR="00C35DDD">
        <w:t>Διάγραμμα κλάσεων</w:t>
      </w:r>
      <w:r w:rsidR="00C35DDD" w:rsidRPr="00C35DDD">
        <w:t xml:space="preserve"> παρακάτω.</w:t>
      </w:r>
      <w:r w:rsidRPr="00F20A6B">
        <w:t>.</w:t>
      </w:r>
    </w:p>
    <w:p w14:paraId="51E52E62" w14:textId="77777777" w:rsidR="00C35DDD" w:rsidRDefault="00C35DDD" w:rsidP="00861983">
      <w:pPr>
        <w:spacing w:line="360" w:lineRule="auto"/>
        <w:ind w:firstLine="720"/>
      </w:pPr>
    </w:p>
    <w:p w14:paraId="60314908" w14:textId="77777777" w:rsidR="00C35DDD" w:rsidRDefault="00C35DDD" w:rsidP="00861983">
      <w:pPr>
        <w:spacing w:line="360" w:lineRule="auto"/>
        <w:ind w:firstLine="720"/>
      </w:pPr>
    </w:p>
    <w:p w14:paraId="5DCB932B" w14:textId="4F7B7C45" w:rsidR="00C35DDD" w:rsidRDefault="00C35DDD" w:rsidP="00861983">
      <w:pPr>
        <w:spacing w:line="360" w:lineRule="auto"/>
        <w:ind w:firstLine="720"/>
        <w:jc w:val="center"/>
      </w:pPr>
      <w:r>
        <w:rPr>
          <w:noProof/>
          <w:lang w:val="en-US"/>
        </w:rPr>
        <w:drawing>
          <wp:inline distT="0" distB="0" distL="0" distR="0" wp14:anchorId="0DCD1D68" wp14:editId="457083C4">
            <wp:extent cx="5274310" cy="2510186"/>
            <wp:effectExtent l="0" t="0" r="2540" b="4445"/>
            <wp:docPr id="19" name="Picture 19" descr="C:\Users\haral\AppData\Local\Microsoft\Windows\INetCache\Content.Word\Drawing488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aral\AppData\Local\Microsoft\Windows\INetCache\Content.Word\Drawing4888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510186"/>
                    </a:xfrm>
                    <a:prstGeom prst="rect">
                      <a:avLst/>
                    </a:prstGeom>
                    <a:noFill/>
                    <a:ln>
                      <a:noFill/>
                    </a:ln>
                  </pic:spPr>
                </pic:pic>
              </a:graphicData>
            </a:graphic>
          </wp:inline>
        </w:drawing>
      </w:r>
    </w:p>
    <w:p w14:paraId="65D9BB99" w14:textId="77777777" w:rsidR="00C35DDD" w:rsidRPr="00F20A6B" w:rsidRDefault="00C35DDD" w:rsidP="00861983">
      <w:pPr>
        <w:spacing w:line="360" w:lineRule="auto"/>
        <w:ind w:firstLine="720"/>
      </w:pPr>
    </w:p>
    <w:p w14:paraId="6535E7CE" w14:textId="6EE77627" w:rsidR="0040016C" w:rsidRDefault="00C35DDD" w:rsidP="00861983">
      <w:pPr>
        <w:spacing w:line="360" w:lineRule="auto"/>
        <w:jc w:val="center"/>
      </w:pPr>
      <w:r>
        <w:t>Διάγραμμα κλάσεων: Η εμπλοκή</w:t>
      </w:r>
    </w:p>
    <w:p w14:paraId="1DEC9202" w14:textId="77777777" w:rsidR="0040016C" w:rsidRPr="0040016C" w:rsidRDefault="0040016C" w:rsidP="00861983">
      <w:pPr>
        <w:spacing w:line="360" w:lineRule="auto"/>
      </w:pPr>
    </w:p>
    <w:p w14:paraId="118CDC33" w14:textId="72BAABDD" w:rsidR="009A526E" w:rsidRPr="006B5475" w:rsidRDefault="009A526E" w:rsidP="00861983">
      <w:pPr>
        <w:pStyle w:val="Heading1"/>
        <w:spacing w:line="360" w:lineRule="auto"/>
        <w:jc w:val="both"/>
      </w:pPr>
      <w:bookmarkStart w:id="16" w:name="_Toc65145951"/>
      <w:r w:rsidRPr="006B5475">
        <w:t xml:space="preserve">Ενότητα </w:t>
      </w:r>
      <w:r w:rsidR="00654629" w:rsidRPr="007168AB">
        <w:t>4</w:t>
      </w:r>
      <w:r w:rsidRPr="006B5475">
        <w:t>. Παρουσίαση</w:t>
      </w:r>
      <w:bookmarkEnd w:id="16"/>
      <w:r w:rsidRPr="006B5475">
        <w:t xml:space="preserve"> </w:t>
      </w:r>
    </w:p>
    <w:p w14:paraId="4724B493" w14:textId="77777777" w:rsidR="00DA273A" w:rsidRDefault="00DA273A" w:rsidP="00861983">
      <w:pPr>
        <w:spacing w:line="360" w:lineRule="auto"/>
        <w:jc w:val="both"/>
        <w:rPr>
          <w:b/>
          <w:color w:val="FF0000"/>
        </w:rPr>
      </w:pPr>
    </w:p>
    <w:p w14:paraId="7396346B" w14:textId="6E9ECB19" w:rsidR="00C44B51" w:rsidRDefault="004A7DED" w:rsidP="00861983">
      <w:pPr>
        <w:spacing w:line="360" w:lineRule="auto"/>
        <w:ind w:firstLine="720"/>
        <w:jc w:val="both"/>
      </w:pPr>
      <w:r w:rsidRPr="004A7DED">
        <w:t xml:space="preserve">Ξεκινώντας από το top-menu της εργασίας βλέπουμε στην εικόνα </w:t>
      </w:r>
      <w:r w:rsidR="009A2493">
        <w:t>4</w:t>
      </w:r>
      <w:r w:rsidR="00F06BAA">
        <w:t xml:space="preserve"> </w:t>
      </w:r>
      <w:r w:rsidRPr="004A7DED">
        <w:t>το μενού με τα κουμπιά ελέγχου με τα οποία ο μαθητής διαλέγει τις εξής παραμέτρους, τη</w:t>
      </w:r>
      <w:r w:rsidR="00A173AA">
        <w:t xml:space="preserve"> </w:t>
      </w:r>
      <w:r w:rsidRPr="004A7DED">
        <w:t>δυσκολία, τον τύπο της πράξης και διαλέγει έν</w:t>
      </w:r>
      <w:r w:rsidR="00C44B51">
        <w:t>αν από τους δοθέντες αριθμούς.</w:t>
      </w:r>
    </w:p>
    <w:p w14:paraId="63ECA4D9" w14:textId="6465DDC9" w:rsidR="000D433A" w:rsidRDefault="003E0AF9" w:rsidP="00861983">
      <w:pPr>
        <w:spacing w:line="360" w:lineRule="auto"/>
        <w:rPr>
          <w:color w:val="FF0000"/>
        </w:rPr>
      </w:pPr>
      <w:r w:rsidRPr="003E0AF9">
        <w:rPr>
          <w:noProof/>
          <w:color w:val="FF0000"/>
          <w:lang w:val="en-US"/>
        </w:rPr>
        <w:lastRenderedPageBreak/>
        <w:drawing>
          <wp:inline distT="0" distB="0" distL="0" distR="0" wp14:anchorId="31AC191B" wp14:editId="324BE718">
            <wp:extent cx="5274310" cy="1139719"/>
            <wp:effectExtent l="0" t="0" r="2540" b="3810"/>
            <wp:docPr id="7" name="Picture 7" descr="C:\Users\haral\Desktop\PaintOLA\Pic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ral\Desktop\PaintOLA\Pic_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139719"/>
                    </a:xfrm>
                    <a:prstGeom prst="rect">
                      <a:avLst/>
                    </a:prstGeom>
                    <a:noFill/>
                    <a:ln>
                      <a:noFill/>
                    </a:ln>
                  </pic:spPr>
                </pic:pic>
              </a:graphicData>
            </a:graphic>
          </wp:inline>
        </w:drawing>
      </w:r>
    </w:p>
    <w:p w14:paraId="087D0389" w14:textId="1C758AB3" w:rsidR="003E0AF9" w:rsidRPr="00F325C4" w:rsidRDefault="009A2493" w:rsidP="00861983">
      <w:pPr>
        <w:spacing w:line="360" w:lineRule="auto"/>
        <w:jc w:val="center"/>
        <w:rPr>
          <w:color w:val="000000" w:themeColor="text1"/>
        </w:rPr>
      </w:pPr>
      <w:r>
        <w:rPr>
          <w:color w:val="000000" w:themeColor="text1"/>
        </w:rPr>
        <w:t>Εικόνα 4</w:t>
      </w:r>
      <w:r w:rsidR="003E0AF9" w:rsidRPr="00F325C4">
        <w:rPr>
          <w:color w:val="000000" w:themeColor="text1"/>
        </w:rPr>
        <w:t xml:space="preserve">: Μενού επιλογής παραμέτρων του </w:t>
      </w:r>
      <w:proofErr w:type="spellStart"/>
      <w:r w:rsidR="003E0AF9" w:rsidRPr="00F325C4">
        <w:rPr>
          <w:color w:val="000000" w:themeColor="text1"/>
          <w:lang w:val="en-US"/>
        </w:rPr>
        <w:t>chatbot</w:t>
      </w:r>
      <w:proofErr w:type="spellEnd"/>
    </w:p>
    <w:p w14:paraId="39F0E7F4" w14:textId="0CC442ED" w:rsidR="00F325C4" w:rsidRPr="00F325C4" w:rsidRDefault="00F325C4" w:rsidP="00861983">
      <w:pPr>
        <w:pStyle w:val="Heading2"/>
        <w:spacing w:line="360" w:lineRule="auto"/>
      </w:pPr>
      <w:bookmarkStart w:id="17" w:name="_Toc65145952"/>
      <w:r>
        <w:t xml:space="preserve">Λειτουργία </w:t>
      </w:r>
      <w:r>
        <w:rPr>
          <w:lang w:val="en-US"/>
        </w:rPr>
        <w:t>Top</w:t>
      </w:r>
      <w:r w:rsidRPr="00F325C4">
        <w:t>-</w:t>
      </w:r>
      <w:r>
        <w:rPr>
          <w:lang w:val="en-US"/>
        </w:rPr>
        <w:t>Menu</w:t>
      </w:r>
      <w:r w:rsidRPr="00F325C4">
        <w:t xml:space="preserve"> #1: </w:t>
      </w:r>
      <w:r>
        <w:t xml:space="preserve">Η επιλογή </w:t>
      </w:r>
      <w:r w:rsidR="004A7DED">
        <w:t xml:space="preserve">βαθμού </w:t>
      </w:r>
      <w:r>
        <w:t>δυσκολίας</w:t>
      </w:r>
      <w:bookmarkEnd w:id="17"/>
    </w:p>
    <w:p w14:paraId="77F7A176" w14:textId="4C624EA6" w:rsidR="004A7DED" w:rsidRPr="004A7DED" w:rsidRDefault="004A7DED" w:rsidP="00861983">
      <w:pPr>
        <w:spacing w:line="360" w:lineRule="auto"/>
        <w:ind w:firstLine="720"/>
        <w:jc w:val="both"/>
      </w:pPr>
      <w:r w:rsidRPr="004A7DED">
        <w:t>Θέλουμε ο μαθητής να μπορεί να επιλέξει διαφορετικά επίπεδα βαθμού δυσκολίας για μαθησιακούς λόγους. Υπάρχουν δύο επίπεδα δυσκολίας</w:t>
      </w:r>
      <w:r w:rsidR="002A03A7">
        <w:t>:</w:t>
      </w:r>
      <w:r w:rsidRPr="004A7DED">
        <w:t xml:space="preserve"> το επονομαζόμενο εύκολο και το δύσκολο. Στο εύκολο</w:t>
      </w:r>
      <w:r w:rsidR="00F06BAA">
        <w:t xml:space="preserve"> </w:t>
      </w:r>
      <w:r w:rsidR="009801B7">
        <w:t xml:space="preserve">ή βασικό </w:t>
      </w:r>
      <w:r w:rsidR="00F06BAA">
        <w:t>επίπεδο</w:t>
      </w:r>
      <w:r w:rsidRPr="004A7DED">
        <w:t xml:space="preserve">, ο </w:t>
      </w:r>
      <w:r w:rsidRPr="004A7DED">
        <w:rPr>
          <w:lang w:val="en-US"/>
        </w:rPr>
        <w:t>Mathew</w:t>
      </w:r>
      <w:r w:rsidRPr="004A7DED">
        <w:t xml:space="preserve"> επιλέγει μικρούς αριθμούς για τις πράξεις</w:t>
      </w:r>
      <w:r w:rsidR="00C44B51">
        <w:t xml:space="preserve"> που έχουν εύρος απο το ένα έως το </w:t>
      </w:r>
      <w:r w:rsidR="002A03A7">
        <w:t>εννιά</w:t>
      </w:r>
      <w:r w:rsidRPr="004A7DED">
        <w:t xml:space="preserve">. Ο αριθμός που επιλέγει ο </w:t>
      </w:r>
      <w:r w:rsidRPr="004A7DED">
        <w:rPr>
          <w:lang w:val="en-US"/>
        </w:rPr>
        <w:t>Mathew</w:t>
      </w:r>
      <w:r w:rsidRPr="004A7DED">
        <w:t xml:space="preserve"> είναι μόνο ο ένας από τους δύο που χρειάζονται για μια πράξη. Ο χρήστης μπορεί να διαλέξει τον δεύτερο αριθμό στον οποίο θα εξεταστεί ή θα κάνει εξάσκηση με τον </w:t>
      </w:r>
      <w:r w:rsidRPr="004A7DED">
        <w:rPr>
          <w:lang w:val="en-US"/>
        </w:rPr>
        <w:t>Mathew</w:t>
      </w:r>
      <w:r w:rsidRPr="004A7DED">
        <w:t xml:space="preserve">. Ο αριθμός που διαλέγει ο </w:t>
      </w:r>
      <w:r w:rsidRPr="004A7DED">
        <w:rPr>
          <w:lang w:val="en-US"/>
        </w:rPr>
        <w:t>Mathew</w:t>
      </w:r>
      <w:r w:rsidRPr="004A7DED">
        <w:t xml:space="preserve"> όταν η επιλογή δυσκολίας είναι το εύκολο είναι ένας από το </w:t>
      </w:r>
      <w:r w:rsidR="00C40666">
        <w:t>ένα</w:t>
      </w:r>
      <w:r w:rsidRPr="004A7DED">
        <w:t xml:space="preserve"> έως το εννιά και όταν </w:t>
      </w:r>
      <w:r w:rsidR="00C40666">
        <w:t xml:space="preserve">αυτή </w:t>
      </w:r>
      <w:r w:rsidRPr="004A7DED">
        <w:t>είναι το δύσκολο</w:t>
      </w:r>
      <w:r w:rsidR="009801B7">
        <w:t xml:space="preserve"> ή προχωρημένο</w:t>
      </w:r>
      <w:r w:rsidR="00C40666">
        <w:t>, τότε</w:t>
      </w:r>
      <w:r w:rsidRPr="004A7DED">
        <w:t xml:space="preserve"> ο αριθμός είναι από το </w:t>
      </w:r>
      <w:r w:rsidR="00C40666">
        <w:t>ένα</w:t>
      </w:r>
      <w:r w:rsidRPr="004A7DED">
        <w:t xml:space="preserve"> έως το είκοσι. Στο δύσκολο, για την πρόσθεση και την αφαίρεση, η δυσκολία δεν γίνετ</w:t>
      </w:r>
      <w:r w:rsidR="00F06BAA">
        <w:t>αι</w:t>
      </w:r>
      <w:r w:rsidRPr="004A7DED">
        <w:t xml:space="preserve"> υπερβολική για παιδιά του δημοτικού, ωστόσο στον πολλαπλασιασμό και την διαίρεση η πράξη για παράδειγμα (7 δια</w:t>
      </w:r>
      <w:r w:rsidR="00A173AA">
        <w:t xml:space="preserve"> </w:t>
      </w:r>
      <w:r w:rsidRPr="004A7DED">
        <w:t>18) παρουσιάζει μία ικανοποιητική πρόκληση και για τον καλύτερο μαθητή.</w:t>
      </w:r>
    </w:p>
    <w:p w14:paraId="38949694" w14:textId="77777777" w:rsidR="004A7DED" w:rsidRDefault="004A7DED" w:rsidP="00861983">
      <w:pPr>
        <w:spacing w:line="360" w:lineRule="auto"/>
        <w:jc w:val="both"/>
      </w:pPr>
    </w:p>
    <w:p w14:paraId="0C8262D7" w14:textId="0F7EB1BB" w:rsidR="00FB60CE" w:rsidRDefault="00FB60CE" w:rsidP="00861983">
      <w:pPr>
        <w:pStyle w:val="Heading2"/>
        <w:spacing w:line="360" w:lineRule="auto"/>
        <w:jc w:val="both"/>
      </w:pPr>
      <w:bookmarkStart w:id="18" w:name="_Toc65145953"/>
      <w:r>
        <w:t xml:space="preserve">Λειτουργία </w:t>
      </w:r>
      <w:r>
        <w:rPr>
          <w:lang w:val="en-US"/>
        </w:rPr>
        <w:t>Top</w:t>
      </w:r>
      <w:r w:rsidRPr="00F325C4">
        <w:t>-</w:t>
      </w:r>
      <w:r>
        <w:rPr>
          <w:lang w:val="en-US"/>
        </w:rPr>
        <w:t>Menu</w:t>
      </w:r>
      <w:r w:rsidRPr="00F325C4">
        <w:t xml:space="preserve"> #</w:t>
      </w:r>
      <w:r>
        <w:t>2</w:t>
      </w:r>
      <w:r w:rsidRPr="00F325C4">
        <w:t xml:space="preserve">: </w:t>
      </w:r>
      <w:r>
        <w:t>Η επιλογή τύπου πράξης</w:t>
      </w:r>
      <w:bookmarkEnd w:id="18"/>
    </w:p>
    <w:p w14:paraId="0A750A9C" w14:textId="77777777" w:rsidR="00DA273A" w:rsidRPr="00DA273A" w:rsidRDefault="00DA273A" w:rsidP="00861983">
      <w:pPr>
        <w:spacing w:line="360" w:lineRule="auto"/>
        <w:jc w:val="both"/>
      </w:pPr>
    </w:p>
    <w:p w14:paraId="70384370" w14:textId="08ADF23B" w:rsidR="004A7DED" w:rsidRPr="00493D5C" w:rsidRDefault="004A7DED" w:rsidP="00861983">
      <w:pPr>
        <w:spacing w:line="360" w:lineRule="auto"/>
        <w:ind w:firstLine="720"/>
        <w:jc w:val="both"/>
      </w:pPr>
      <w:r w:rsidRPr="00493D5C">
        <w:t>Ο μαθητής μπορεί να διαλέγει σε ποιο είδος πράξης θα επιθυμούσε να εξεταστεί ή να κάνει εξάσκηση. Υπάρχουν τέσσερις πράξει</w:t>
      </w:r>
      <w:r w:rsidR="00C40666">
        <w:t>ς για</w:t>
      </w:r>
      <w:r w:rsidRPr="00493D5C">
        <w:t xml:space="preserve"> να διαλέξει ο μαθητής</w:t>
      </w:r>
      <w:r w:rsidR="00C40666">
        <w:t>.Κ</w:t>
      </w:r>
      <w:r w:rsidRPr="00493D5C">
        <w:t xml:space="preserve">αθώς και η επιλογή να αποφασίζει ο </w:t>
      </w:r>
      <w:r w:rsidRPr="004A7DED">
        <w:rPr>
          <w:lang w:val="en-US"/>
        </w:rPr>
        <w:t>Mathew</w:t>
      </w:r>
      <w:r w:rsidRPr="00493D5C">
        <w:t xml:space="preserve"> ποια θα είναι η πράξη</w:t>
      </w:r>
      <w:r w:rsidR="00C40666">
        <w:t xml:space="preserve"> αυτή, αν ο μαθητής δεν θέλει να διαλέξει ο ίδιος</w:t>
      </w:r>
      <w:r w:rsidRPr="00493D5C">
        <w:t>. Οι διαθέσιμες πράξεις είναι η πρόσθεση και η αφαίρεση, που είναι βασικές και παρόμοιες για τον μαθητή και το μάθημα. Υπάρχουν και οι πράξεις του πολλαπλασιασμού και της διαίρεσης που είναι για μαθητές που είναι προχωρημένοι στις προηγούμενες δύο πράξεις. Ο πολλαπλασιασμός είναι η εξέλιξη της πρόσθεσης, όπου οι πολλές φορές της πρόσθεσης του ίδιου αριθμού είναι ο πολλαπλασιασμός του αριθμού αυτού με τις φορές που εμφανίζεται ο αριθμός αυτός στην πράξη, για παράδειγμα η πρόσθεση του τέσσερα συν τέσσερα είναι ο πολλαπλασιασμός του τέσσερα</w:t>
      </w:r>
      <w:r w:rsidR="00C40666">
        <w:t>,</w:t>
      </w:r>
      <w:r w:rsidRPr="00493D5C">
        <w:t xml:space="preserve"> με τις δύο φορές </w:t>
      </w:r>
      <w:r w:rsidRPr="00493D5C">
        <w:lastRenderedPageBreak/>
        <w:t>που εμφανίζεται το τέσσερα στην πράξη. Στην διαίρεση απαιτείται η καλή γνώση του πολλαπλασιασμού, για τον υπολογισμό των φορών που χωράει ο διαιρέτης στον διαιρετέο.</w:t>
      </w:r>
    </w:p>
    <w:p w14:paraId="39800BA9" w14:textId="2AAA5442" w:rsidR="004A7DED" w:rsidRPr="00493D5C" w:rsidRDefault="004A7DED" w:rsidP="00861983">
      <w:pPr>
        <w:spacing w:line="360" w:lineRule="auto"/>
        <w:jc w:val="both"/>
      </w:pPr>
      <w:r w:rsidRPr="00493D5C">
        <w:t xml:space="preserve">Υπάρχει και η επιλογή να διαλέγει ο </w:t>
      </w:r>
      <w:r w:rsidRPr="004A7DED">
        <w:rPr>
          <w:lang w:val="en-US"/>
        </w:rPr>
        <w:t>Mathew</w:t>
      </w:r>
      <w:r w:rsidRPr="00493D5C">
        <w:t xml:space="preserve"> την πράξη και τον αριθμό. Ο μαθητής μπορεί να επιλέξει τη</w:t>
      </w:r>
      <w:r w:rsidR="00A173AA">
        <w:t xml:space="preserve"> </w:t>
      </w:r>
      <w:r w:rsidRPr="00493D5C">
        <w:t xml:space="preserve">λειτουργία τυχαίας επιλογής από το μενού ή με γραπτή εντολή από το </w:t>
      </w:r>
      <w:proofErr w:type="spellStart"/>
      <w:r w:rsidRPr="004A7DED">
        <w:rPr>
          <w:lang w:val="en-US"/>
        </w:rPr>
        <w:t>chatbot</w:t>
      </w:r>
      <w:proofErr w:type="spellEnd"/>
      <w:r w:rsidRPr="00493D5C">
        <w:t>.</w:t>
      </w:r>
    </w:p>
    <w:p w14:paraId="00319507" w14:textId="77777777" w:rsidR="004A7DED" w:rsidRPr="004A7DED" w:rsidRDefault="004A7DED" w:rsidP="00861983">
      <w:pPr>
        <w:spacing w:line="360" w:lineRule="auto"/>
        <w:jc w:val="both"/>
      </w:pPr>
    </w:p>
    <w:p w14:paraId="5A928DDC" w14:textId="794F6E40" w:rsidR="006C49FF" w:rsidRDefault="006C49FF" w:rsidP="00861983">
      <w:pPr>
        <w:pStyle w:val="Heading2"/>
        <w:spacing w:line="360" w:lineRule="auto"/>
        <w:jc w:val="both"/>
      </w:pPr>
      <w:bookmarkStart w:id="19" w:name="_Toc65145954"/>
      <w:r>
        <w:t xml:space="preserve">Λειτουργία </w:t>
      </w:r>
      <w:r>
        <w:rPr>
          <w:lang w:val="en-US"/>
        </w:rPr>
        <w:t>Top</w:t>
      </w:r>
      <w:r w:rsidRPr="00F325C4">
        <w:t>-</w:t>
      </w:r>
      <w:r>
        <w:rPr>
          <w:lang w:val="en-US"/>
        </w:rPr>
        <w:t>Menu</w:t>
      </w:r>
      <w:r w:rsidRPr="00F325C4">
        <w:t xml:space="preserve"> #</w:t>
      </w:r>
      <w:r>
        <w:t>3</w:t>
      </w:r>
      <w:r w:rsidRPr="00F325C4">
        <w:t xml:space="preserve">: </w:t>
      </w:r>
      <w:r>
        <w:t>Η επιλογή αριθμού</w:t>
      </w:r>
      <w:bookmarkEnd w:id="19"/>
    </w:p>
    <w:p w14:paraId="7389FB68" w14:textId="77777777" w:rsidR="00DA273A" w:rsidRPr="00DA273A" w:rsidRDefault="00DA273A" w:rsidP="00861983">
      <w:pPr>
        <w:spacing w:line="360" w:lineRule="auto"/>
        <w:jc w:val="both"/>
      </w:pPr>
    </w:p>
    <w:p w14:paraId="4AC16BBF" w14:textId="78B29A82" w:rsidR="006C49FF" w:rsidRDefault="006C49FF" w:rsidP="00861983">
      <w:pPr>
        <w:spacing w:line="360" w:lineRule="auto"/>
        <w:ind w:firstLine="720"/>
        <w:jc w:val="both"/>
      </w:pPr>
      <w:r>
        <w:t xml:space="preserve">Δίνετε η επιλογή στον μαθητή </w:t>
      </w:r>
      <w:r w:rsidR="00DA273A">
        <w:t xml:space="preserve">να επιλέξει έναν αριθμό από το ένα έως το εννιά στον οποίο και θα εξεταστεί ή θα κάνει εξάσκηση με τον </w:t>
      </w:r>
      <w:r w:rsidR="00DA273A">
        <w:rPr>
          <w:lang w:val="en-US"/>
        </w:rPr>
        <w:t>Mathew</w:t>
      </w:r>
      <w:r w:rsidR="00DA273A" w:rsidRPr="00DA273A">
        <w:t xml:space="preserve">. </w:t>
      </w:r>
      <w:r w:rsidR="00DA273A">
        <w:rPr>
          <w:lang w:val="en-US"/>
        </w:rPr>
        <w:t>O</w:t>
      </w:r>
      <w:r w:rsidR="00DA273A" w:rsidRPr="00DA273A">
        <w:t xml:space="preserve"> </w:t>
      </w:r>
      <w:r w:rsidR="00DA273A">
        <w:t xml:space="preserve">αριθμός του χρήστη χρησιμοποιείτε στην πράξη με τον αριθμό που διαλέγει ο </w:t>
      </w:r>
      <w:r w:rsidR="00DA273A">
        <w:rPr>
          <w:lang w:val="en-US"/>
        </w:rPr>
        <w:t>Mathew</w:t>
      </w:r>
      <w:r w:rsidR="00DA273A">
        <w:t xml:space="preserve">. Ο μαθητής έχει διαλέξει τον αριθμό αριστερά και την πράξη, παράλληλα ο </w:t>
      </w:r>
      <w:r w:rsidR="00DA273A">
        <w:rPr>
          <w:lang w:val="en-US"/>
        </w:rPr>
        <w:t>Mathew</w:t>
      </w:r>
      <w:r w:rsidR="00DA273A" w:rsidRPr="00DA273A">
        <w:t xml:space="preserve"> </w:t>
      </w:r>
      <w:r w:rsidR="00DA273A">
        <w:t>διαλέγει τον αριθμό στα δε</w:t>
      </w:r>
      <w:r w:rsidR="00493D5C">
        <w:t>ξιά της πράξης όπως αυτός τεθήκε</w:t>
      </w:r>
      <w:r w:rsidR="00DA273A">
        <w:t xml:space="preserve"> από το επιλεγμένο επίπεδο δυσκολίας.</w:t>
      </w:r>
    </w:p>
    <w:p w14:paraId="0613C171" w14:textId="428319D8" w:rsidR="00DA273A" w:rsidRPr="002F544B" w:rsidRDefault="00F73F3B" w:rsidP="00861983">
      <w:pPr>
        <w:pStyle w:val="Heading2"/>
        <w:spacing w:line="360" w:lineRule="auto"/>
        <w:jc w:val="both"/>
      </w:pPr>
      <w:bookmarkStart w:id="20" w:name="_Toc65145955"/>
      <w:r>
        <w:t>Πρώτη επαφή το</w:t>
      </w:r>
      <w:r w:rsidR="002F544B">
        <w:t>υ</w:t>
      </w:r>
      <w:r>
        <w:t xml:space="preserve"> μαθητή με τον </w:t>
      </w:r>
      <w:r>
        <w:rPr>
          <w:lang w:val="en-US"/>
        </w:rPr>
        <w:t>Mathew</w:t>
      </w:r>
      <w:bookmarkEnd w:id="20"/>
    </w:p>
    <w:p w14:paraId="6BB4333D" w14:textId="77777777" w:rsidR="00493D5C" w:rsidRPr="00493D5C" w:rsidRDefault="00493D5C" w:rsidP="00861983">
      <w:pPr>
        <w:spacing w:line="360" w:lineRule="auto"/>
        <w:ind w:firstLine="720"/>
        <w:jc w:val="both"/>
      </w:pPr>
      <w:r w:rsidRPr="00493D5C">
        <w:t xml:space="preserve">Ο μαθητής λαμβάνει ερωτήσεις από τον </w:t>
      </w:r>
      <w:r w:rsidRPr="00493D5C">
        <w:rPr>
          <w:lang w:val="en-US"/>
        </w:rPr>
        <w:t>Mathew</w:t>
      </w:r>
      <w:r w:rsidRPr="00493D5C">
        <w:t xml:space="preserve"> σύμφωνα με τις παραμέτρους που έχει διαλέξει αυτός. Οι παράμετροι μπορούν να τροποποιηθούν όταν θέλει ο μαθητής και χωρίς περιορισμούς στην ελευθερία αυτή.</w:t>
      </w:r>
    </w:p>
    <w:p w14:paraId="7B1E9F98" w14:textId="585267C5" w:rsidR="00493D5C" w:rsidRPr="00493D5C" w:rsidRDefault="00493D5C" w:rsidP="00861983">
      <w:pPr>
        <w:spacing w:line="360" w:lineRule="auto"/>
        <w:jc w:val="both"/>
      </w:pPr>
      <w:r w:rsidRPr="00493D5C">
        <w:t>Η μ</w:t>
      </w:r>
      <w:r w:rsidR="00C40666">
        <w:t xml:space="preserve">άθηση είναι διπλής κατεύθυνσης όπου </w:t>
      </w:r>
      <w:r w:rsidRPr="00493D5C">
        <w:t xml:space="preserve">ο μαθητής μπορεί να κάνει τις δικές του ερωτήσεις στον </w:t>
      </w:r>
      <w:r w:rsidRPr="00493D5C">
        <w:rPr>
          <w:lang w:val="en-US"/>
        </w:rPr>
        <w:t>Mathew</w:t>
      </w:r>
      <w:r w:rsidRPr="00493D5C">
        <w:t>.</w:t>
      </w:r>
    </w:p>
    <w:p w14:paraId="72D6EB24" w14:textId="77777777" w:rsidR="00C337EF" w:rsidRDefault="00C337EF" w:rsidP="00861983">
      <w:pPr>
        <w:spacing w:line="360" w:lineRule="auto"/>
        <w:jc w:val="both"/>
        <w:rPr>
          <w:color w:val="000000" w:themeColor="text1"/>
        </w:rPr>
      </w:pPr>
    </w:p>
    <w:p w14:paraId="3A07BC30" w14:textId="77777777" w:rsidR="00C337EF" w:rsidRDefault="00C337EF" w:rsidP="00861983">
      <w:pPr>
        <w:spacing w:line="360" w:lineRule="auto"/>
        <w:jc w:val="center"/>
        <w:rPr>
          <w:color w:val="000000" w:themeColor="text1"/>
          <w:lang w:val="en-US"/>
        </w:rPr>
      </w:pPr>
      <w:r w:rsidRPr="00C337EF">
        <w:rPr>
          <w:noProof/>
          <w:color w:val="000000" w:themeColor="text1"/>
          <w:lang w:val="en-US"/>
        </w:rPr>
        <w:drawing>
          <wp:inline distT="0" distB="0" distL="0" distR="0" wp14:anchorId="24ED45BC" wp14:editId="3D98F1BF">
            <wp:extent cx="5274310" cy="2626829"/>
            <wp:effectExtent l="0" t="0" r="2540" b="2540"/>
            <wp:docPr id="8" name="Picture 8" descr="C:\Users\haral\Desktop\PaintOLA\Pic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ral\Desktop\PaintOLA\Pic_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626829"/>
                    </a:xfrm>
                    <a:prstGeom prst="rect">
                      <a:avLst/>
                    </a:prstGeom>
                    <a:noFill/>
                    <a:ln>
                      <a:noFill/>
                    </a:ln>
                  </pic:spPr>
                </pic:pic>
              </a:graphicData>
            </a:graphic>
          </wp:inline>
        </w:drawing>
      </w:r>
    </w:p>
    <w:p w14:paraId="55CB5DDF" w14:textId="758425C0" w:rsidR="00C337EF" w:rsidRPr="00C337EF" w:rsidRDefault="00C337EF" w:rsidP="00861983">
      <w:pPr>
        <w:spacing w:line="360" w:lineRule="auto"/>
        <w:jc w:val="center"/>
        <w:rPr>
          <w:color w:val="000000" w:themeColor="text1"/>
        </w:rPr>
      </w:pPr>
      <w:r>
        <w:rPr>
          <w:color w:val="000000" w:themeColor="text1"/>
        </w:rPr>
        <w:lastRenderedPageBreak/>
        <w:t xml:space="preserve">Εικόνα </w:t>
      </w:r>
      <w:r w:rsidR="009A2493">
        <w:rPr>
          <w:color w:val="000000" w:themeColor="text1"/>
        </w:rPr>
        <w:t>5</w:t>
      </w:r>
      <w:r>
        <w:rPr>
          <w:color w:val="000000" w:themeColor="text1"/>
        </w:rPr>
        <w:t>: Εμπλοκή</w:t>
      </w:r>
      <w:r w:rsidR="004433F4">
        <w:rPr>
          <w:color w:val="000000" w:themeColor="text1"/>
        </w:rPr>
        <w:t xml:space="preserve"> του</w:t>
      </w:r>
      <w:r>
        <w:rPr>
          <w:color w:val="000000" w:themeColor="text1"/>
        </w:rPr>
        <w:t xml:space="preserve"> χρήστη με το </w:t>
      </w:r>
      <w:proofErr w:type="spellStart"/>
      <w:r>
        <w:rPr>
          <w:color w:val="000000" w:themeColor="text1"/>
          <w:lang w:val="en-US"/>
        </w:rPr>
        <w:t>chatbot</w:t>
      </w:r>
      <w:proofErr w:type="spellEnd"/>
    </w:p>
    <w:p w14:paraId="001C0339" w14:textId="19BCB6D7" w:rsidR="00493D5C" w:rsidRPr="00493D5C" w:rsidRDefault="00493D5C" w:rsidP="00861983">
      <w:pPr>
        <w:spacing w:line="360" w:lineRule="auto"/>
        <w:jc w:val="both"/>
      </w:pPr>
      <w:r w:rsidRPr="00493D5C">
        <w:t xml:space="preserve">Στην Εικόνα </w:t>
      </w:r>
      <w:r w:rsidR="009A2493">
        <w:t>5</w:t>
      </w:r>
      <w:r w:rsidRPr="00493D5C">
        <w:t xml:space="preserve"> βλέπουμε ένα παράδειγμα χρήσης του </w:t>
      </w:r>
      <w:proofErr w:type="spellStart"/>
      <w:r w:rsidRPr="00493D5C">
        <w:rPr>
          <w:lang w:val="en-US"/>
        </w:rPr>
        <w:t>chatbot</w:t>
      </w:r>
      <w:proofErr w:type="spellEnd"/>
      <w:r w:rsidRPr="00493D5C">
        <w:t xml:space="preserve"> από τον μαθητή. Σε αυτό το παράδειγμα ο μαθητής εξετάζεται από το </w:t>
      </w:r>
      <w:proofErr w:type="spellStart"/>
      <w:r w:rsidRPr="00493D5C">
        <w:rPr>
          <w:lang w:val="en-US"/>
        </w:rPr>
        <w:t>chatbot</w:t>
      </w:r>
      <w:proofErr w:type="spellEnd"/>
      <w:r w:rsidRPr="00493D5C">
        <w:t xml:space="preserve"> στα μαθηματικά της πρόσθεσης και της αφαίρεσης. Ο </w:t>
      </w:r>
      <w:r w:rsidRPr="00493D5C">
        <w:rPr>
          <w:lang w:val="en-US"/>
        </w:rPr>
        <w:t>Mathew</w:t>
      </w:r>
      <w:r w:rsidR="00C40666">
        <w:t xml:space="preserve"> κάνει στον μαθητή μια</w:t>
      </w:r>
      <w:r w:rsidRPr="00493D5C">
        <w:t xml:space="preserve"> ερώτηση και περιμένει τη απάντηση του μαθητή. Όταν ο μαθητής δώσει μια απάντηση, ο </w:t>
      </w:r>
      <w:r w:rsidRPr="00493D5C">
        <w:rPr>
          <w:lang w:val="en-US"/>
        </w:rPr>
        <w:t>Mathew</w:t>
      </w:r>
      <w:r w:rsidRPr="00493D5C">
        <w:t xml:space="preserve"> αξιολογεί την απάντηση και απαντάει κατ</w:t>
      </w:r>
      <w:r w:rsidR="00C40666">
        <w:t>α</w:t>
      </w:r>
      <w:r w:rsidRPr="00493D5C">
        <w:t>λλ</w:t>
      </w:r>
      <w:r w:rsidR="00C40666">
        <w:t>ή</w:t>
      </w:r>
      <w:r w:rsidRPr="00493D5C">
        <w:t>λ</w:t>
      </w:r>
      <w:r w:rsidR="00C40666">
        <w:t>ω</w:t>
      </w:r>
      <w:r w:rsidRPr="00493D5C">
        <w:t xml:space="preserve">ς σε κάθε περίπτωση. Αν ο μαθητής απάντησε σωστά στην ερώτηση τότε ο </w:t>
      </w:r>
      <w:r w:rsidRPr="00493D5C">
        <w:rPr>
          <w:lang w:val="en-US"/>
        </w:rPr>
        <w:t>Mathew</w:t>
      </w:r>
      <w:r w:rsidRPr="00493D5C">
        <w:t xml:space="preserve"> δίνει συγχαρητήρια στον μαθητή και επαληθεύει την απάντηση στον μαθητή. Αν ο μαθητής απάντησε λανθασμένα στην ερώτηση</w:t>
      </w:r>
      <w:r w:rsidR="00C40666">
        <w:t>,</w:t>
      </w:r>
      <w:r w:rsidRPr="00493D5C">
        <w:t xml:space="preserve"> τότε ο </w:t>
      </w:r>
      <w:r w:rsidRPr="00493D5C">
        <w:rPr>
          <w:lang w:val="en-US"/>
        </w:rPr>
        <w:t>Mathew</w:t>
      </w:r>
      <w:r w:rsidRPr="00493D5C">
        <w:t xml:space="preserve"> εκφράζει ελαφρός την δυσαρέσκεια του και διορθώνει την μαθητή</w:t>
      </w:r>
      <w:r w:rsidR="00C40666">
        <w:t>,</w:t>
      </w:r>
      <w:r w:rsidRPr="00493D5C">
        <w:t xml:space="preserve"> λέγοντας του ποια είναι η σωστή απάντηση στην ερώτηση.</w:t>
      </w:r>
    </w:p>
    <w:p w14:paraId="4DB45A47" w14:textId="27AAA0DB" w:rsidR="00493D5C" w:rsidRPr="00493D5C" w:rsidRDefault="00493D5C" w:rsidP="00861983">
      <w:pPr>
        <w:spacing w:line="360" w:lineRule="auto"/>
        <w:ind w:firstLine="720"/>
        <w:jc w:val="both"/>
      </w:pPr>
      <w:r w:rsidRPr="00493D5C">
        <w:t xml:space="preserve">Ο </w:t>
      </w:r>
      <w:r w:rsidRPr="00493D5C">
        <w:rPr>
          <w:lang w:val="en-US"/>
        </w:rPr>
        <w:t>Mathew</w:t>
      </w:r>
      <w:r w:rsidRPr="00493D5C">
        <w:t xml:space="preserve"> είναι ένα </w:t>
      </w:r>
      <w:proofErr w:type="spellStart"/>
      <w:r w:rsidRPr="00493D5C">
        <w:rPr>
          <w:lang w:val="en-US"/>
        </w:rPr>
        <w:t>chatbot</w:t>
      </w:r>
      <w:proofErr w:type="spellEnd"/>
      <w:r w:rsidRPr="00493D5C">
        <w:t xml:space="preserve"> για μαθηματικά, πιο συγκεκριμένα, ο </w:t>
      </w:r>
      <w:r w:rsidRPr="00493D5C">
        <w:rPr>
          <w:lang w:val="en-US"/>
        </w:rPr>
        <w:t>Mathew</w:t>
      </w:r>
      <w:r w:rsidRPr="00493D5C">
        <w:t xml:space="preserve"> εφαρμόζει την εκπαιδευτική τεχνική της επανάληψης. Γίνονται πολλές ερωτήσεις από τον </w:t>
      </w:r>
      <w:r w:rsidRPr="00493D5C">
        <w:rPr>
          <w:lang w:val="en-US"/>
        </w:rPr>
        <w:t>Mathew</w:t>
      </w:r>
      <w:r w:rsidRPr="00493D5C">
        <w:t xml:space="preserve"> στον μαθητή χωρίς κανέναν περιορισμό στις διπλές ή τριπλές ίδιες ερωτήσεις. Θα μπορούσε ο </w:t>
      </w:r>
      <w:r w:rsidRPr="00493D5C">
        <w:rPr>
          <w:lang w:val="en-US"/>
        </w:rPr>
        <w:t>Mathew</w:t>
      </w:r>
      <w:r w:rsidRPr="00493D5C">
        <w:t xml:space="preserve"> μέσα σε ένα εύρος δέκα ερωτήσεων να έχει κάνει την ίδια ερώτηση </w:t>
      </w:r>
      <w:r w:rsidR="00A173AA" w:rsidRPr="00A173AA">
        <w:t>“</w:t>
      </w:r>
      <w:r w:rsidRPr="00493D5C">
        <w:t>πχ</w:t>
      </w:r>
      <w:r w:rsidR="00A173AA">
        <w:t>.</w:t>
      </w:r>
      <w:r w:rsidRPr="00493D5C">
        <w:t xml:space="preserve"> Πόσο κάνει το 5 συν 5?</w:t>
      </w:r>
      <w:r w:rsidR="00A173AA" w:rsidRPr="00A173AA">
        <w:t>’’</w:t>
      </w:r>
      <w:r w:rsidRPr="00493D5C">
        <w:t xml:space="preserve"> </w:t>
      </w:r>
      <w:r w:rsidR="00A173AA">
        <w:t>ίσως και</w:t>
      </w:r>
      <w:r w:rsidRPr="00493D5C">
        <w:t xml:space="preserve"> τρεις φορές </w:t>
      </w:r>
      <w:r w:rsidR="00A173AA">
        <w:t>στις</w:t>
      </w:r>
      <w:r w:rsidRPr="00493D5C">
        <w:t xml:space="preserve"> δέκα</w:t>
      </w:r>
      <w:r w:rsidR="00A173AA">
        <w:t xml:space="preserve"> </w:t>
      </w:r>
      <w:r w:rsidR="00A173AA" w:rsidRPr="00A173AA">
        <w:t>προσπάθειες</w:t>
      </w:r>
      <w:r w:rsidR="00C40666">
        <w:t>,</w:t>
      </w:r>
      <w:r w:rsidR="00A173AA" w:rsidRPr="00A173AA">
        <w:t xml:space="preserve"> </w:t>
      </w:r>
      <w:r w:rsidRPr="00493D5C">
        <w:t>χωρίς καθόλου περιορισμούς. Αυτό βοηθάει την εμπέδωση του μαθητή καθώς και ρίχνει το επίπεδο δυσκολίας</w:t>
      </w:r>
      <w:r w:rsidR="00A173AA">
        <w:t>,</w:t>
      </w:r>
      <w:r w:rsidRPr="00493D5C">
        <w:t xml:space="preserve"> γιατί την πρώτη φορά όπου ο μαθητής έκανε λάθος </w:t>
      </w:r>
      <w:r w:rsidR="00A173AA">
        <w:t xml:space="preserve">σε μια </w:t>
      </w:r>
      <w:r w:rsidRPr="00493D5C">
        <w:t xml:space="preserve">απάντηση, ο </w:t>
      </w:r>
      <w:r w:rsidRPr="00493D5C">
        <w:rPr>
          <w:lang w:val="en-US"/>
        </w:rPr>
        <w:t>Mathew</w:t>
      </w:r>
      <w:r w:rsidRPr="00493D5C">
        <w:t xml:space="preserve"> τον διόρθωσε και του είπε ποια απάντηση είναι η σωστή, έτσι ώστε την επόμενη φορά ο μαθητής θα μπορούσε να θυμάται την σωστή απάντηση που προηγούμενος την είχε απαντήσει λανθασμένα.</w:t>
      </w:r>
    </w:p>
    <w:p w14:paraId="4515F9E8" w14:textId="77777777" w:rsidR="008D7218" w:rsidRDefault="008D7218" w:rsidP="00861983">
      <w:pPr>
        <w:spacing w:line="360" w:lineRule="auto"/>
        <w:rPr>
          <w:color w:val="000000" w:themeColor="text1"/>
        </w:rPr>
      </w:pPr>
    </w:p>
    <w:p w14:paraId="77210900" w14:textId="7E89BC8B" w:rsidR="008D7218" w:rsidRPr="008D7218" w:rsidRDefault="002E03AB" w:rsidP="00861983">
      <w:pPr>
        <w:spacing w:line="360" w:lineRule="auto"/>
        <w:jc w:val="center"/>
        <w:rPr>
          <w:color w:val="000000" w:themeColor="text1"/>
        </w:rPr>
      </w:pPr>
      <w:r>
        <w:rPr>
          <w:noProof/>
          <w:color w:val="000000" w:themeColor="text1"/>
          <w:lang w:val="en-US"/>
        </w:rPr>
        <w:pict w14:anchorId="1B0DC62E">
          <v:shape id="_x0000_i1029" type="#_x0000_t75" style="width:417.6pt;height:201.6pt">
            <v:imagedata r:id="rId15" o:title="ΡΡΡΡΡΡΡΡΡ"/>
          </v:shape>
        </w:pict>
      </w:r>
    </w:p>
    <w:p w14:paraId="0EA57321" w14:textId="61605CC3" w:rsidR="007A69DC" w:rsidRDefault="008D7218" w:rsidP="00861983">
      <w:pPr>
        <w:spacing w:line="360" w:lineRule="auto"/>
        <w:jc w:val="center"/>
        <w:rPr>
          <w:color w:val="000000" w:themeColor="text1"/>
        </w:rPr>
      </w:pPr>
      <w:r w:rsidRPr="008D7218">
        <w:rPr>
          <w:color w:val="000000" w:themeColor="text1"/>
        </w:rPr>
        <w:t xml:space="preserve">Εικόνα </w:t>
      </w:r>
      <w:r w:rsidR="009A2493">
        <w:rPr>
          <w:color w:val="000000" w:themeColor="text1"/>
        </w:rPr>
        <w:t>6</w:t>
      </w:r>
      <w:r w:rsidRPr="008D7218">
        <w:rPr>
          <w:color w:val="000000" w:themeColor="text1"/>
        </w:rPr>
        <w:t xml:space="preserve">: </w:t>
      </w:r>
      <w:r w:rsidR="00F83369">
        <w:rPr>
          <w:color w:val="000000" w:themeColor="text1"/>
        </w:rPr>
        <w:t xml:space="preserve">Ο </w:t>
      </w:r>
      <w:r w:rsidR="00F83369">
        <w:rPr>
          <w:color w:val="000000" w:themeColor="text1"/>
          <w:lang w:val="en-US"/>
        </w:rPr>
        <w:t>Mathew</w:t>
      </w:r>
      <w:r w:rsidRPr="008D7218">
        <w:rPr>
          <w:color w:val="000000" w:themeColor="text1"/>
        </w:rPr>
        <w:t xml:space="preserve"> απαντάει </w:t>
      </w:r>
      <w:r w:rsidR="00F83369">
        <w:rPr>
          <w:color w:val="000000" w:themeColor="text1"/>
        </w:rPr>
        <w:t>σε ερώτηση του χρήστη</w:t>
      </w:r>
    </w:p>
    <w:p w14:paraId="5EDCD9EA" w14:textId="78EB5A20" w:rsidR="00493D5C" w:rsidRPr="00493D5C" w:rsidRDefault="00493D5C" w:rsidP="00861983">
      <w:pPr>
        <w:spacing w:line="360" w:lineRule="auto"/>
        <w:ind w:firstLine="720"/>
        <w:jc w:val="both"/>
        <w:rPr>
          <w:color w:val="000000" w:themeColor="text1"/>
        </w:rPr>
      </w:pPr>
      <w:r w:rsidRPr="00493D5C">
        <w:rPr>
          <w:color w:val="000000" w:themeColor="text1"/>
        </w:rPr>
        <w:lastRenderedPageBreak/>
        <w:t xml:space="preserve">Ο </w:t>
      </w:r>
      <w:r w:rsidRPr="00493D5C">
        <w:rPr>
          <w:color w:val="000000" w:themeColor="text1"/>
          <w:lang w:val="en-US"/>
        </w:rPr>
        <w:t>Mathew</w:t>
      </w:r>
      <w:r w:rsidRPr="00493D5C">
        <w:rPr>
          <w:color w:val="000000" w:themeColor="text1"/>
        </w:rPr>
        <w:t xml:space="preserve"> μπορεί να απαντήσει σε ερωτήσεις του μαθητή σαν ανθρώπινο κομπιουτεράκι όπως φαίνεται στην εικόνα </w:t>
      </w:r>
      <w:r w:rsidR="009A2493">
        <w:rPr>
          <w:color w:val="000000" w:themeColor="text1"/>
        </w:rPr>
        <w:t>6</w:t>
      </w:r>
      <w:r w:rsidR="00C40666">
        <w:rPr>
          <w:color w:val="000000" w:themeColor="text1"/>
        </w:rPr>
        <w:t>,</w:t>
      </w:r>
      <w:r w:rsidRPr="00493D5C">
        <w:rPr>
          <w:color w:val="000000" w:themeColor="text1"/>
        </w:rPr>
        <w:t xml:space="preserve"> για ακεραίους και για δεκαδικούς αριθμούς.</w:t>
      </w:r>
    </w:p>
    <w:p w14:paraId="3B60C812" w14:textId="3E2465A0" w:rsidR="00493D5C" w:rsidRDefault="00493D5C" w:rsidP="00861983">
      <w:pPr>
        <w:spacing w:line="360" w:lineRule="auto"/>
        <w:ind w:firstLine="720"/>
        <w:jc w:val="both"/>
        <w:rPr>
          <w:color w:val="000000" w:themeColor="text1"/>
        </w:rPr>
      </w:pPr>
      <w:r w:rsidRPr="00493D5C">
        <w:rPr>
          <w:color w:val="000000" w:themeColor="text1"/>
        </w:rPr>
        <w:t xml:space="preserve">Σε τεχνικό επίπεδο γίνετε και μία μετατροπή με την χρήση της </w:t>
      </w:r>
      <w:proofErr w:type="spellStart"/>
      <w:r w:rsidRPr="00493D5C">
        <w:rPr>
          <w:color w:val="000000" w:themeColor="text1"/>
          <w:lang w:val="en-US"/>
        </w:rPr>
        <w:t>javascript</w:t>
      </w:r>
      <w:proofErr w:type="spellEnd"/>
      <w:r w:rsidRPr="00493D5C">
        <w:rPr>
          <w:color w:val="000000" w:themeColor="text1"/>
        </w:rPr>
        <w:t xml:space="preserve">. Η </w:t>
      </w:r>
      <w:proofErr w:type="spellStart"/>
      <w:r w:rsidRPr="00493D5C">
        <w:rPr>
          <w:color w:val="000000" w:themeColor="text1"/>
          <w:lang w:val="en-US"/>
        </w:rPr>
        <w:t>rivescript</w:t>
      </w:r>
      <w:proofErr w:type="spellEnd"/>
      <w:r w:rsidRPr="00493D5C">
        <w:rPr>
          <w:color w:val="000000" w:themeColor="text1"/>
        </w:rPr>
        <w:t xml:space="preserve"> παρουσίασε προβλήματα με την διαχείριση των </w:t>
      </w:r>
      <w:r w:rsidRPr="00493D5C">
        <w:rPr>
          <w:color w:val="000000" w:themeColor="text1"/>
          <w:lang w:val="en-US"/>
        </w:rPr>
        <w:t>strings</w:t>
      </w:r>
      <w:r w:rsidRPr="00493D5C">
        <w:rPr>
          <w:color w:val="000000" w:themeColor="text1"/>
        </w:rPr>
        <w:t xml:space="preserve"> και έπρεπε να γίνει μία κωδικοποίηση των </w:t>
      </w:r>
      <w:r w:rsidRPr="00493D5C">
        <w:rPr>
          <w:color w:val="000000" w:themeColor="text1"/>
          <w:lang w:val="en-US"/>
        </w:rPr>
        <w:t>strings</w:t>
      </w:r>
      <w:r w:rsidRPr="00493D5C">
        <w:rPr>
          <w:color w:val="000000" w:themeColor="text1"/>
        </w:rPr>
        <w:t xml:space="preserve"> αυτών πριν να αποσταλούν</w:t>
      </w:r>
      <w:r w:rsidR="00A173AA">
        <w:rPr>
          <w:color w:val="000000" w:themeColor="text1"/>
        </w:rPr>
        <w:t xml:space="preserve"> στην </w:t>
      </w:r>
      <w:proofErr w:type="spellStart"/>
      <w:r w:rsidR="00A173AA">
        <w:rPr>
          <w:color w:val="000000" w:themeColor="text1"/>
          <w:lang w:val="en-US"/>
        </w:rPr>
        <w:t>rivescript</w:t>
      </w:r>
      <w:proofErr w:type="spellEnd"/>
      <w:r w:rsidRPr="00493D5C">
        <w:rPr>
          <w:color w:val="000000" w:themeColor="text1"/>
        </w:rPr>
        <w:t>. Στην κωδικοποίηση αυτήν αντικαθιστάτε η διαχωριστική τελεία που εκφράζει το δεκαδικό μέρος του αριθμού</w:t>
      </w:r>
      <w:r w:rsidR="00C40666">
        <w:rPr>
          <w:color w:val="000000" w:themeColor="text1"/>
        </w:rPr>
        <w:t>,</w:t>
      </w:r>
      <w:r w:rsidRPr="00493D5C">
        <w:rPr>
          <w:color w:val="000000" w:themeColor="text1"/>
        </w:rPr>
        <w:t xml:space="preserve"> με ένα σύμβολο και στην πλευρά της </w:t>
      </w:r>
      <w:proofErr w:type="spellStart"/>
      <w:r w:rsidRPr="00493D5C">
        <w:rPr>
          <w:color w:val="000000" w:themeColor="text1"/>
          <w:lang w:val="en-US"/>
        </w:rPr>
        <w:t>rivescript</w:t>
      </w:r>
      <w:proofErr w:type="spellEnd"/>
      <w:r w:rsidRPr="00493D5C">
        <w:rPr>
          <w:color w:val="000000" w:themeColor="text1"/>
        </w:rPr>
        <w:t xml:space="preserve"> το σύμβολο αντικαθιστάτε από την διαχωριστική τελεία. Αυτό είναι ένα εσωτερικό “κόλλημα” της </w:t>
      </w:r>
      <w:proofErr w:type="spellStart"/>
      <w:r w:rsidRPr="00493D5C">
        <w:rPr>
          <w:color w:val="000000" w:themeColor="text1"/>
          <w:lang w:val="en-US"/>
        </w:rPr>
        <w:t>rivescript</w:t>
      </w:r>
      <w:proofErr w:type="spellEnd"/>
      <w:r w:rsidRPr="00493D5C">
        <w:rPr>
          <w:color w:val="000000" w:themeColor="text1"/>
        </w:rPr>
        <w:t xml:space="preserve"> που δεν θα μπορούσε με άλλον τρόπο να διευθετηθεί.</w:t>
      </w:r>
    </w:p>
    <w:p w14:paraId="4202C163" w14:textId="77777777" w:rsidR="0029658F" w:rsidRPr="00493D5C" w:rsidRDefault="0029658F" w:rsidP="00861983">
      <w:pPr>
        <w:spacing w:line="360" w:lineRule="auto"/>
        <w:ind w:firstLine="720"/>
        <w:jc w:val="both"/>
        <w:rPr>
          <w:color w:val="000000" w:themeColor="text1"/>
        </w:rPr>
      </w:pPr>
    </w:p>
    <w:p w14:paraId="72F3FDB4" w14:textId="3EC53022" w:rsidR="00453427" w:rsidRDefault="00453427" w:rsidP="00861983">
      <w:pPr>
        <w:pStyle w:val="Heading2"/>
        <w:spacing w:line="360" w:lineRule="auto"/>
        <w:jc w:val="both"/>
      </w:pPr>
      <w:bookmarkStart w:id="21" w:name="_Toc65145956"/>
      <w:r>
        <w:t>Γραπτές εντολές ελέγχου</w:t>
      </w:r>
      <w:bookmarkEnd w:id="21"/>
    </w:p>
    <w:p w14:paraId="56317282" w14:textId="77777777" w:rsidR="0029658F" w:rsidRPr="0029658F" w:rsidRDefault="0029658F" w:rsidP="00861983">
      <w:pPr>
        <w:spacing w:line="360" w:lineRule="auto"/>
        <w:jc w:val="both"/>
      </w:pPr>
    </w:p>
    <w:p w14:paraId="2DD46B7C" w14:textId="6E3D9595" w:rsidR="00453427" w:rsidRPr="00453427" w:rsidRDefault="00453427" w:rsidP="00861983">
      <w:pPr>
        <w:spacing w:line="360" w:lineRule="auto"/>
        <w:ind w:firstLine="720"/>
        <w:jc w:val="both"/>
      </w:pPr>
      <w:r>
        <w:t>Ο μαθητής μπορεί να χρησιμοποιήσει την επαφή του χρήστη (</w:t>
      </w:r>
      <w:r>
        <w:rPr>
          <w:lang w:val="en-US"/>
        </w:rPr>
        <w:t>User</w:t>
      </w:r>
      <w:r w:rsidRPr="00453427">
        <w:t xml:space="preserve"> </w:t>
      </w:r>
      <w:r>
        <w:rPr>
          <w:lang w:val="en-US"/>
        </w:rPr>
        <w:t>interface</w:t>
      </w:r>
      <w:r w:rsidRPr="00453427">
        <w:t xml:space="preserve">) </w:t>
      </w:r>
      <w:r>
        <w:t xml:space="preserve">για να τροποποιήσει τις παραμέτρους του </w:t>
      </w:r>
      <w:proofErr w:type="spellStart"/>
      <w:r>
        <w:rPr>
          <w:lang w:val="en-US"/>
        </w:rPr>
        <w:t>chatbot</w:t>
      </w:r>
      <w:proofErr w:type="spellEnd"/>
      <w:r>
        <w:t xml:space="preserve">, να κάνει δημιουργία νέου λογαριασμού, είσοδο σε υπάρχον λογαριασμό, την επανέναρξη της εξέτασης του ή την χρήση του </w:t>
      </w:r>
      <w:r>
        <w:rPr>
          <w:lang w:val="en-US"/>
        </w:rPr>
        <w:t>whiteboard</w:t>
      </w:r>
      <w:r w:rsidRPr="00453427">
        <w:t xml:space="preserve"> </w:t>
      </w:r>
      <w:r>
        <w:rPr>
          <w:lang w:val="en-US"/>
        </w:rPr>
        <w:t>API</w:t>
      </w:r>
      <w:r>
        <w:t xml:space="preserve"> που θα δούμε στην συνέχεια. Όμως υπάρχει και η λεωφόρος των γραπτών εντολών. Οι γραπτές εντολές είναι σαν διαταγές που τις γράφει ο χρήστης στο </w:t>
      </w:r>
      <w:r>
        <w:rPr>
          <w:lang w:val="en-US"/>
        </w:rPr>
        <w:t>textbox</w:t>
      </w:r>
      <w:r w:rsidR="00C40666">
        <w:t>,</w:t>
      </w:r>
      <w:r>
        <w:t xml:space="preserve"> </w:t>
      </w:r>
      <w:r w:rsidR="00A173AA">
        <w:t xml:space="preserve">σαν κανονικές ερωτήσεις </w:t>
      </w:r>
      <w:r>
        <w:t xml:space="preserve">και στην συνέχεια ο </w:t>
      </w:r>
      <w:r>
        <w:rPr>
          <w:lang w:val="en-US"/>
        </w:rPr>
        <w:t>Mathew</w:t>
      </w:r>
      <w:r w:rsidRPr="00453427">
        <w:t xml:space="preserve"> </w:t>
      </w:r>
      <w:r>
        <w:t>εκτελεί την εντολή του μαθητή</w:t>
      </w:r>
      <w:r w:rsidR="00BF6F75">
        <w:t xml:space="preserve"> τροποποιόντας τις δικές του παραμέτρους έτσι όπως τις επιθυμεί ο μαθητής</w:t>
      </w:r>
      <w:r>
        <w:t>. Υπάρχουν γραπτές εντολές για την τροποποίηση των παραμέτρων, την είσοδο στον λογαριασμό του χρήστη, την επιλογή δυσκολίας και για την επανεξέταση του μαθητή από την αρχή.</w:t>
      </w:r>
    </w:p>
    <w:p w14:paraId="7A1467B3" w14:textId="77777777" w:rsidR="00A97716" w:rsidRPr="008D7218" w:rsidRDefault="005A0C77" w:rsidP="00861983">
      <w:pPr>
        <w:spacing w:line="360" w:lineRule="auto"/>
        <w:rPr>
          <w:color w:val="000000" w:themeColor="text1"/>
        </w:rPr>
      </w:pPr>
      <w:r w:rsidRPr="005A0C77">
        <w:rPr>
          <w:noProof/>
          <w:color w:val="000000" w:themeColor="text1"/>
          <w:lang w:val="en-US"/>
        </w:rPr>
        <w:drawing>
          <wp:inline distT="0" distB="0" distL="0" distR="0" wp14:anchorId="6C56B21A" wp14:editId="54FB7A24">
            <wp:extent cx="5274310" cy="2667796"/>
            <wp:effectExtent l="0" t="0" r="2540" b="0"/>
            <wp:docPr id="13" name="Picture 13" descr="C:\Users\haral\Desktop\PaintOLA\Pic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aral\Desktop\PaintOLA\Pic_1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667796"/>
                    </a:xfrm>
                    <a:prstGeom prst="rect">
                      <a:avLst/>
                    </a:prstGeom>
                    <a:noFill/>
                    <a:ln>
                      <a:noFill/>
                    </a:ln>
                  </pic:spPr>
                </pic:pic>
              </a:graphicData>
            </a:graphic>
          </wp:inline>
        </w:drawing>
      </w:r>
    </w:p>
    <w:p w14:paraId="7BDB3B15" w14:textId="6A12C197" w:rsidR="000D433A" w:rsidRDefault="00A97716" w:rsidP="00861983">
      <w:pPr>
        <w:spacing w:line="360" w:lineRule="auto"/>
        <w:jc w:val="center"/>
        <w:rPr>
          <w:color w:val="000000" w:themeColor="text1"/>
        </w:rPr>
      </w:pPr>
      <w:r w:rsidRPr="005A0C77">
        <w:rPr>
          <w:color w:val="000000" w:themeColor="text1"/>
        </w:rPr>
        <w:lastRenderedPageBreak/>
        <w:t xml:space="preserve">Εικόνα </w:t>
      </w:r>
      <w:r w:rsidR="009A2493">
        <w:rPr>
          <w:color w:val="000000" w:themeColor="text1"/>
        </w:rPr>
        <w:t>7</w:t>
      </w:r>
      <w:r w:rsidRPr="005A0C77">
        <w:rPr>
          <w:color w:val="000000" w:themeColor="text1"/>
        </w:rPr>
        <w:t>: Γράπτη εντολή</w:t>
      </w:r>
      <w:r w:rsidR="005A0C77">
        <w:rPr>
          <w:color w:val="000000" w:themeColor="text1"/>
        </w:rPr>
        <w:t xml:space="preserve"> επιλογής</w:t>
      </w:r>
      <w:r w:rsidR="005A0C77" w:rsidRPr="005A0C77">
        <w:rPr>
          <w:color w:val="000000" w:themeColor="text1"/>
        </w:rPr>
        <w:t xml:space="preserve"> παραμέτρων</w:t>
      </w:r>
    </w:p>
    <w:p w14:paraId="24728172" w14:textId="77777777" w:rsidR="00FE52D3" w:rsidRDefault="00FE52D3" w:rsidP="00861983">
      <w:pPr>
        <w:spacing w:line="360" w:lineRule="auto"/>
        <w:jc w:val="center"/>
        <w:rPr>
          <w:color w:val="000000" w:themeColor="text1"/>
        </w:rPr>
      </w:pPr>
    </w:p>
    <w:p w14:paraId="2FEF8E3D" w14:textId="5D9C3F78" w:rsidR="00FE52D3" w:rsidRDefault="00FE52D3" w:rsidP="00861983">
      <w:pPr>
        <w:spacing w:line="360" w:lineRule="auto"/>
        <w:ind w:firstLine="720"/>
        <w:jc w:val="both"/>
        <w:rPr>
          <w:color w:val="000000" w:themeColor="text1"/>
        </w:rPr>
      </w:pPr>
      <w:r w:rsidRPr="00FE52D3">
        <w:rPr>
          <w:color w:val="000000" w:themeColor="text1"/>
        </w:rPr>
        <w:t xml:space="preserve">Στην εικόνα </w:t>
      </w:r>
      <w:r w:rsidR="009A2493">
        <w:rPr>
          <w:color w:val="000000" w:themeColor="text1"/>
        </w:rPr>
        <w:t>7</w:t>
      </w:r>
      <w:r w:rsidRPr="00FE52D3">
        <w:rPr>
          <w:color w:val="000000" w:themeColor="text1"/>
        </w:rPr>
        <w:t xml:space="preserve">, </w:t>
      </w:r>
      <w:r w:rsidR="00BF6F75">
        <w:rPr>
          <w:color w:val="000000" w:themeColor="text1"/>
        </w:rPr>
        <w:t>ο</w:t>
      </w:r>
      <w:r w:rsidRPr="00FE52D3">
        <w:rPr>
          <w:color w:val="000000" w:themeColor="text1"/>
        </w:rPr>
        <w:t xml:space="preserve"> μαθητής λέει στον Mathew ότι θα ήθελε να κάνουνε πρόσθεση του αριθμού πέντε και στην συνέχεια ο Mathew αλλάζει ο ίδιος τις παραμέτρους του και απαντάει στον μαθητή </w:t>
      </w:r>
      <w:r w:rsidR="00A173AA">
        <w:rPr>
          <w:color w:val="000000" w:themeColor="text1"/>
        </w:rPr>
        <w:t xml:space="preserve">λέγοντας του </w:t>
      </w:r>
      <w:r w:rsidRPr="00FE52D3">
        <w:rPr>
          <w:color w:val="000000" w:themeColor="text1"/>
        </w:rPr>
        <w:t>ότι συμφωνεί με τις αλλαγές των παραμέτρων.</w:t>
      </w:r>
    </w:p>
    <w:p w14:paraId="6D00EE6E" w14:textId="77777777" w:rsidR="003275D1" w:rsidRDefault="003275D1" w:rsidP="00861983">
      <w:pPr>
        <w:spacing w:line="360" w:lineRule="auto"/>
        <w:jc w:val="center"/>
        <w:rPr>
          <w:color w:val="000000" w:themeColor="text1"/>
        </w:rPr>
      </w:pPr>
    </w:p>
    <w:p w14:paraId="5736047D" w14:textId="16547993" w:rsidR="003275D1" w:rsidRDefault="003275D1" w:rsidP="00861983">
      <w:pPr>
        <w:spacing w:line="360" w:lineRule="auto"/>
        <w:jc w:val="center"/>
        <w:rPr>
          <w:color w:val="000000" w:themeColor="text1"/>
        </w:rPr>
      </w:pPr>
      <w:r w:rsidRPr="0019790A">
        <w:rPr>
          <w:noProof/>
          <w:color w:val="000000" w:themeColor="text1"/>
          <w:lang w:val="en-US"/>
        </w:rPr>
        <w:drawing>
          <wp:inline distT="0" distB="0" distL="0" distR="0" wp14:anchorId="41C8AFBA" wp14:editId="0B4DBDA8">
            <wp:extent cx="5274310" cy="2480945"/>
            <wp:effectExtent l="0" t="0" r="2540" b="0"/>
            <wp:docPr id="11" name="Picture 11" descr="C:\Users\haral\Desktop\PaintOLA\Pic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ral\Desktop\PaintOLA\Pic_1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480945"/>
                    </a:xfrm>
                    <a:prstGeom prst="rect">
                      <a:avLst/>
                    </a:prstGeom>
                    <a:noFill/>
                    <a:ln>
                      <a:noFill/>
                    </a:ln>
                  </pic:spPr>
                </pic:pic>
              </a:graphicData>
            </a:graphic>
          </wp:inline>
        </w:drawing>
      </w:r>
    </w:p>
    <w:p w14:paraId="4E570667" w14:textId="77777777" w:rsidR="003275D1" w:rsidRDefault="003275D1" w:rsidP="00861983">
      <w:pPr>
        <w:spacing w:line="360" w:lineRule="auto"/>
        <w:jc w:val="center"/>
        <w:rPr>
          <w:color w:val="000000" w:themeColor="text1"/>
        </w:rPr>
      </w:pPr>
    </w:p>
    <w:p w14:paraId="110DB005" w14:textId="670AAA5F" w:rsidR="003275D1" w:rsidRPr="00D862E6" w:rsidRDefault="003275D1" w:rsidP="00861983">
      <w:pPr>
        <w:spacing w:line="360" w:lineRule="auto"/>
        <w:jc w:val="center"/>
        <w:rPr>
          <w:color w:val="000000" w:themeColor="text1"/>
        </w:rPr>
      </w:pPr>
      <w:r>
        <w:rPr>
          <w:color w:val="000000" w:themeColor="text1"/>
        </w:rPr>
        <w:t xml:space="preserve">Εικόνα </w:t>
      </w:r>
      <w:r w:rsidR="009A2493">
        <w:rPr>
          <w:color w:val="000000" w:themeColor="text1"/>
        </w:rPr>
        <w:t>8</w:t>
      </w:r>
      <w:r>
        <w:rPr>
          <w:color w:val="000000" w:themeColor="text1"/>
        </w:rPr>
        <w:t xml:space="preserve">: Γραπτή εντολή χρήσης του </w:t>
      </w:r>
      <w:proofErr w:type="spellStart"/>
      <w:r>
        <w:rPr>
          <w:color w:val="000000" w:themeColor="text1"/>
          <w:lang w:val="en-US"/>
        </w:rPr>
        <w:t>WhiteBoard</w:t>
      </w:r>
      <w:proofErr w:type="spellEnd"/>
      <w:r w:rsidRPr="0019790A">
        <w:rPr>
          <w:color w:val="000000" w:themeColor="text1"/>
        </w:rPr>
        <w:t xml:space="preserve"> </w:t>
      </w:r>
      <w:r>
        <w:rPr>
          <w:color w:val="000000" w:themeColor="text1"/>
          <w:lang w:val="en-US"/>
        </w:rPr>
        <w:t>API</w:t>
      </w:r>
    </w:p>
    <w:p w14:paraId="624B5847" w14:textId="6F054641" w:rsidR="003275D1" w:rsidRDefault="00FE52D3" w:rsidP="00861983">
      <w:pPr>
        <w:spacing w:line="360" w:lineRule="auto"/>
        <w:ind w:firstLine="720"/>
        <w:jc w:val="both"/>
        <w:rPr>
          <w:color w:val="000000" w:themeColor="text1"/>
        </w:rPr>
      </w:pPr>
      <w:r w:rsidRPr="00FE52D3">
        <w:rPr>
          <w:color w:val="000000" w:themeColor="text1"/>
        </w:rPr>
        <w:t>Στην ειδική περίπτωση όπου ο μαθητής θέλει να του δοθούν επεξηγήσεις</w:t>
      </w:r>
      <w:r w:rsidR="009A2493">
        <w:rPr>
          <w:color w:val="000000" w:themeColor="text1"/>
        </w:rPr>
        <w:t>[εικόνα 8]</w:t>
      </w:r>
      <w:r w:rsidRPr="00FE52D3">
        <w:rPr>
          <w:color w:val="000000" w:themeColor="text1"/>
        </w:rPr>
        <w:t xml:space="preserve"> τότε ο Mathew αποκαλύπτει στον χρήστη την λύση σε ένα λευκ</w:t>
      </w:r>
      <w:r w:rsidR="00BF6F75">
        <w:rPr>
          <w:color w:val="000000" w:themeColor="text1"/>
        </w:rPr>
        <w:t>ο-</w:t>
      </w:r>
      <w:r w:rsidRPr="00FE52D3">
        <w:rPr>
          <w:color w:val="000000" w:themeColor="text1"/>
        </w:rPr>
        <w:t>πίνακα ή whiteboard. Στο whiteboard μπορούν να εξηγηθούν πολύ ποιο δύσκολες ερωτήσεις διότι έχει σχεδιαστεί για μεγάλους και μικρούς αριθμούς όπως θα δούμε παρακάτω.</w:t>
      </w:r>
    </w:p>
    <w:p w14:paraId="7F868237" w14:textId="77777777" w:rsidR="003275D1" w:rsidRDefault="003275D1" w:rsidP="00861983">
      <w:pPr>
        <w:spacing w:line="360" w:lineRule="auto"/>
        <w:jc w:val="center"/>
        <w:rPr>
          <w:color w:val="000000" w:themeColor="text1"/>
        </w:rPr>
      </w:pPr>
    </w:p>
    <w:p w14:paraId="6548E634" w14:textId="119E29F3" w:rsidR="003275D1" w:rsidRPr="003275D1" w:rsidRDefault="003275D1" w:rsidP="00861983">
      <w:pPr>
        <w:pStyle w:val="Heading2"/>
        <w:spacing w:line="360" w:lineRule="auto"/>
      </w:pPr>
      <w:bookmarkStart w:id="22" w:name="_Toc65145957"/>
      <w:r>
        <w:t>Μενού του χρήστη(</w:t>
      </w:r>
      <w:r>
        <w:rPr>
          <w:lang w:val="en-US"/>
        </w:rPr>
        <w:t>User</w:t>
      </w:r>
      <w:r w:rsidRPr="003275D1">
        <w:t xml:space="preserve"> </w:t>
      </w:r>
      <w:r>
        <w:rPr>
          <w:lang w:val="en-US"/>
        </w:rPr>
        <w:t>Menu</w:t>
      </w:r>
      <w:r>
        <w:t>)</w:t>
      </w:r>
      <w:bookmarkEnd w:id="22"/>
    </w:p>
    <w:p w14:paraId="24768B8B" w14:textId="411237D0" w:rsidR="005A0C77" w:rsidRDefault="005A0C77" w:rsidP="00861983">
      <w:pPr>
        <w:spacing w:line="360" w:lineRule="auto"/>
        <w:rPr>
          <w:color w:val="000000" w:themeColor="text1"/>
        </w:rPr>
      </w:pPr>
    </w:p>
    <w:p w14:paraId="72D41129" w14:textId="443AC906" w:rsidR="0019790A" w:rsidRDefault="003275D1" w:rsidP="00861983">
      <w:pPr>
        <w:spacing w:line="360" w:lineRule="auto"/>
        <w:rPr>
          <w:color w:val="000000" w:themeColor="text1"/>
        </w:rPr>
      </w:pPr>
      <w:r w:rsidRPr="00191E79">
        <w:rPr>
          <w:noProof/>
          <w:color w:val="000000" w:themeColor="text1"/>
          <w:lang w:val="en-US"/>
        </w:rPr>
        <w:lastRenderedPageBreak/>
        <w:drawing>
          <wp:inline distT="0" distB="0" distL="0" distR="0" wp14:anchorId="1E3ECEB0" wp14:editId="0504B162">
            <wp:extent cx="5274310" cy="1410335"/>
            <wp:effectExtent l="0" t="0" r="2540" b="0"/>
            <wp:docPr id="4" name="Picture 4" descr="C:\Users\haral\Desktop\PaintOLA\ΝΕΟ ΟΛΑ\registration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al\Desktop\PaintOLA\ΝΕΟ ΟΛΑ\registration for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410335"/>
                    </a:xfrm>
                    <a:prstGeom prst="rect">
                      <a:avLst/>
                    </a:prstGeom>
                    <a:noFill/>
                    <a:ln>
                      <a:noFill/>
                    </a:ln>
                  </pic:spPr>
                </pic:pic>
              </a:graphicData>
            </a:graphic>
          </wp:inline>
        </w:drawing>
      </w:r>
    </w:p>
    <w:p w14:paraId="16841C93" w14:textId="2FB4A173" w:rsidR="003275D1" w:rsidRDefault="003275D1" w:rsidP="00861983">
      <w:pPr>
        <w:spacing w:line="360" w:lineRule="auto"/>
        <w:jc w:val="center"/>
        <w:rPr>
          <w:color w:val="000000" w:themeColor="text1"/>
        </w:rPr>
      </w:pPr>
      <w:r>
        <w:rPr>
          <w:color w:val="000000" w:themeColor="text1"/>
        </w:rPr>
        <w:t xml:space="preserve">Εικόνα </w:t>
      </w:r>
      <w:r w:rsidR="009A2493">
        <w:rPr>
          <w:color w:val="000000" w:themeColor="text1"/>
        </w:rPr>
        <w:t>9</w:t>
      </w:r>
      <w:r>
        <w:rPr>
          <w:color w:val="000000" w:themeColor="text1"/>
        </w:rPr>
        <w:t>: Φόρμες εγγραφής και εισόδου.</w:t>
      </w:r>
    </w:p>
    <w:p w14:paraId="564904E5" w14:textId="77777777" w:rsidR="003275D1" w:rsidRDefault="003275D1" w:rsidP="00861983">
      <w:pPr>
        <w:spacing w:line="360" w:lineRule="auto"/>
        <w:rPr>
          <w:color w:val="000000" w:themeColor="text1"/>
        </w:rPr>
      </w:pPr>
    </w:p>
    <w:p w14:paraId="4CA33E8A" w14:textId="24E1297A" w:rsidR="0019790A" w:rsidRDefault="0019790A" w:rsidP="00861983">
      <w:pPr>
        <w:spacing w:line="360" w:lineRule="auto"/>
        <w:jc w:val="center"/>
        <w:rPr>
          <w:color w:val="000000" w:themeColor="text1"/>
        </w:rPr>
      </w:pPr>
    </w:p>
    <w:p w14:paraId="036FC25B" w14:textId="1C406366" w:rsidR="00FE52D3" w:rsidRPr="00FE52D3" w:rsidRDefault="00FE52D3" w:rsidP="00861983">
      <w:pPr>
        <w:spacing w:line="360" w:lineRule="auto"/>
        <w:ind w:firstLine="720"/>
        <w:jc w:val="both"/>
        <w:rPr>
          <w:color w:val="000000" w:themeColor="text1"/>
        </w:rPr>
      </w:pPr>
      <w:r w:rsidRPr="00FE52D3">
        <w:rPr>
          <w:color w:val="000000" w:themeColor="text1"/>
        </w:rPr>
        <w:t xml:space="preserve">Ο χρήστης μπορεί να κάνει </w:t>
      </w:r>
      <w:r w:rsidRPr="00FE52D3">
        <w:rPr>
          <w:color w:val="000000" w:themeColor="text1"/>
          <w:lang w:val="en-US"/>
        </w:rPr>
        <w:t>Registration</w:t>
      </w:r>
      <w:r w:rsidRPr="00FE52D3">
        <w:rPr>
          <w:color w:val="000000" w:themeColor="text1"/>
        </w:rPr>
        <w:t xml:space="preserve"> και </w:t>
      </w:r>
      <w:r w:rsidRPr="00FE52D3">
        <w:rPr>
          <w:color w:val="000000" w:themeColor="text1"/>
          <w:lang w:val="en-US"/>
        </w:rPr>
        <w:t>log</w:t>
      </w:r>
      <w:r w:rsidRPr="00FE52D3">
        <w:rPr>
          <w:color w:val="000000" w:themeColor="text1"/>
        </w:rPr>
        <w:t>-</w:t>
      </w:r>
      <w:r w:rsidRPr="00FE52D3">
        <w:rPr>
          <w:color w:val="000000" w:themeColor="text1"/>
          <w:lang w:val="en-US"/>
        </w:rPr>
        <w:t>in</w:t>
      </w:r>
      <w:r w:rsidRPr="00FE52D3">
        <w:rPr>
          <w:color w:val="000000" w:themeColor="text1"/>
        </w:rPr>
        <w:t xml:space="preserve"> με τις αντίστοιχες φόρμες όπως φαίνεται στην εικόνα </w:t>
      </w:r>
      <w:r w:rsidR="009A2493">
        <w:rPr>
          <w:color w:val="000000" w:themeColor="text1"/>
        </w:rPr>
        <w:t>9</w:t>
      </w:r>
      <w:r w:rsidRPr="00FE52D3">
        <w:rPr>
          <w:color w:val="000000" w:themeColor="text1"/>
        </w:rPr>
        <w:t xml:space="preserve">. Τα στοιχεία που ζητούνται είναι ένα ψευδώνυμο και ένα </w:t>
      </w:r>
      <w:r w:rsidR="00BF6F75">
        <w:rPr>
          <w:color w:val="000000" w:themeColor="text1"/>
          <w:lang w:val="en-US"/>
        </w:rPr>
        <w:t>PIN</w:t>
      </w:r>
      <w:r w:rsidRPr="00FE52D3">
        <w:rPr>
          <w:color w:val="000000" w:themeColor="text1"/>
        </w:rPr>
        <w:t>. Ο λόγος που ζητούνται τόσο λίγα στοιχεία, είναι ότι ο μαθητής, θα είναι στην πλειοψηφία</w:t>
      </w:r>
      <w:r w:rsidR="00BF6F75">
        <w:rPr>
          <w:color w:val="000000" w:themeColor="text1"/>
        </w:rPr>
        <w:t xml:space="preserve"> </w:t>
      </w:r>
      <w:r w:rsidRPr="00FE52D3">
        <w:rPr>
          <w:color w:val="000000" w:themeColor="text1"/>
        </w:rPr>
        <w:t>μαθητής δημοτικού</w:t>
      </w:r>
      <w:r w:rsidR="00BF6F75">
        <w:rPr>
          <w:color w:val="000000" w:themeColor="text1"/>
        </w:rPr>
        <w:t>. Μ</w:t>
      </w:r>
      <w:r w:rsidRPr="00FE52D3">
        <w:rPr>
          <w:color w:val="000000" w:themeColor="text1"/>
        </w:rPr>
        <w:t>ας αρκεί ένα όνομα και ένα συνθηματικό με το οποίο θα μπορεί αργότερα να κάνει είσοδο στον λογαριασμό του. Η είσοδος(</w:t>
      </w:r>
      <w:r w:rsidRPr="00FE52D3">
        <w:rPr>
          <w:color w:val="000000" w:themeColor="text1"/>
          <w:lang w:val="en-US"/>
        </w:rPr>
        <w:t>log</w:t>
      </w:r>
      <w:r w:rsidRPr="00FE52D3">
        <w:rPr>
          <w:color w:val="000000" w:themeColor="text1"/>
        </w:rPr>
        <w:t>-</w:t>
      </w:r>
      <w:r w:rsidRPr="00FE52D3">
        <w:rPr>
          <w:color w:val="000000" w:themeColor="text1"/>
          <w:lang w:val="en-US"/>
        </w:rPr>
        <w:t>in</w:t>
      </w:r>
      <w:r w:rsidRPr="00FE52D3">
        <w:rPr>
          <w:color w:val="000000" w:themeColor="text1"/>
        </w:rPr>
        <w:t>) μπορεί να γίνει και με γραπτή εντολή όπως είδαμε προηγούμενος. Με την κάθε είσοδο ξεκινάει και η εξέταση του μαθητή όπου αποθηκεύονται και αξιολογούνται οι απαντήσεις του.</w:t>
      </w:r>
    </w:p>
    <w:p w14:paraId="717FD5A0" w14:textId="6EB616E7" w:rsidR="00FE52D3" w:rsidRPr="00FE52D3" w:rsidRDefault="00FE52D3" w:rsidP="00861983">
      <w:pPr>
        <w:spacing w:line="360" w:lineRule="auto"/>
        <w:ind w:firstLine="720"/>
        <w:jc w:val="both"/>
        <w:rPr>
          <w:color w:val="000000" w:themeColor="text1"/>
        </w:rPr>
      </w:pPr>
      <w:r w:rsidRPr="00FE52D3">
        <w:rPr>
          <w:color w:val="000000" w:themeColor="text1"/>
        </w:rPr>
        <w:t xml:space="preserve">Για την κάθε εξέταση του μαθητή υπάρχουν δύο καρτέλες </w:t>
      </w:r>
      <w:r w:rsidR="00BF6F75" w:rsidRPr="00FE52D3">
        <w:rPr>
          <w:color w:val="000000" w:themeColor="text1"/>
        </w:rPr>
        <w:t xml:space="preserve">μία </w:t>
      </w:r>
      <w:r w:rsidRPr="00FE52D3">
        <w:rPr>
          <w:color w:val="000000" w:themeColor="text1"/>
        </w:rPr>
        <w:t xml:space="preserve">με βαθμολογίες και </w:t>
      </w:r>
      <w:r w:rsidR="00BF6F75">
        <w:rPr>
          <w:color w:val="000000" w:themeColor="text1"/>
        </w:rPr>
        <w:t xml:space="preserve">μία </w:t>
      </w:r>
      <w:r w:rsidRPr="00FE52D3">
        <w:rPr>
          <w:color w:val="000000" w:themeColor="text1"/>
        </w:rPr>
        <w:t>με συλλογή των λαθών του μαθητή. Όπως και σε κάθε εξέταση, η δασκάλα μετράει τις σωστές απαντήσεις που έκανε ο μαθητής και σβήνει με κόκκινο στυλό όλες τις λανθασμένες απαντήσεις του μαθητή.</w:t>
      </w:r>
    </w:p>
    <w:p w14:paraId="503360A6" w14:textId="01524143" w:rsidR="00FE52D3" w:rsidRPr="00FE52D3" w:rsidRDefault="00FE52D3" w:rsidP="00861983">
      <w:pPr>
        <w:spacing w:line="360" w:lineRule="auto"/>
        <w:ind w:firstLine="720"/>
        <w:jc w:val="both"/>
        <w:rPr>
          <w:color w:val="000000" w:themeColor="text1"/>
        </w:rPr>
      </w:pPr>
      <w:r w:rsidRPr="00FE52D3">
        <w:rPr>
          <w:color w:val="000000" w:themeColor="text1"/>
        </w:rPr>
        <w:t xml:space="preserve">Μόλις ο χρήστης κάνει είσοδο εμφανίζονται τα πεδία με την καρτέλα λαθών του χρήστη και ο πίνακας βαθμολογιών του μαθητή που περιέχει το σύνολο των σωστών απαντήσεων του μαθητή από την τελευταία εξέταση. Ο μαθητής μπορεί να συνεχίσει από εκεί όπου άφησε την τελευταία φορά ή να πατήσει το κουμπί επανεξέτασης ή </w:t>
      </w:r>
      <w:r w:rsidR="00BF6F75">
        <w:rPr>
          <w:color w:val="000000" w:themeColor="text1"/>
        </w:rPr>
        <w:t xml:space="preserve">να χρησιμοποιήσει </w:t>
      </w:r>
      <w:r w:rsidRPr="00FE52D3">
        <w:rPr>
          <w:color w:val="000000" w:themeColor="text1"/>
        </w:rPr>
        <w:t>την γραπτή εντολή για την επανεξέταση.</w:t>
      </w:r>
    </w:p>
    <w:p w14:paraId="297DAFF6" w14:textId="77777777" w:rsidR="00FB708B" w:rsidRPr="00FB708B" w:rsidRDefault="00FB708B" w:rsidP="00861983">
      <w:pPr>
        <w:spacing w:line="360" w:lineRule="auto"/>
      </w:pPr>
    </w:p>
    <w:p w14:paraId="0659D3D7" w14:textId="77777777" w:rsidR="005572EC" w:rsidRDefault="005572EC" w:rsidP="00861983">
      <w:pPr>
        <w:spacing w:line="360" w:lineRule="auto"/>
        <w:rPr>
          <w:color w:val="000000" w:themeColor="text1"/>
        </w:rPr>
      </w:pPr>
      <w:r w:rsidRPr="005572EC">
        <w:rPr>
          <w:noProof/>
          <w:color w:val="000000" w:themeColor="text1"/>
          <w:lang w:val="en-US"/>
        </w:rPr>
        <w:lastRenderedPageBreak/>
        <w:drawing>
          <wp:inline distT="0" distB="0" distL="0" distR="0" wp14:anchorId="65ECD789" wp14:editId="4A159A21">
            <wp:extent cx="5274310" cy="1293389"/>
            <wp:effectExtent l="0" t="0" r="2540" b="2540"/>
            <wp:docPr id="16" name="Picture 16" descr="C:\Users\haral\Desktop\PaintOLA\Pic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aral\Desktop\PaintOLA\Pic_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1293389"/>
                    </a:xfrm>
                    <a:prstGeom prst="rect">
                      <a:avLst/>
                    </a:prstGeom>
                    <a:noFill/>
                    <a:ln>
                      <a:noFill/>
                    </a:ln>
                  </pic:spPr>
                </pic:pic>
              </a:graphicData>
            </a:graphic>
          </wp:inline>
        </w:drawing>
      </w:r>
    </w:p>
    <w:p w14:paraId="3F208EC3" w14:textId="5B864191" w:rsidR="005572EC" w:rsidRDefault="009A2493" w:rsidP="00861983">
      <w:pPr>
        <w:spacing w:line="360" w:lineRule="auto"/>
        <w:jc w:val="center"/>
        <w:rPr>
          <w:color w:val="000000" w:themeColor="text1"/>
        </w:rPr>
      </w:pPr>
      <w:r>
        <w:rPr>
          <w:color w:val="000000" w:themeColor="text1"/>
        </w:rPr>
        <w:t>Εικόνα 10</w:t>
      </w:r>
      <w:r w:rsidR="005572EC">
        <w:rPr>
          <w:color w:val="000000" w:themeColor="text1"/>
        </w:rPr>
        <w:t>: Πάνελ βαθμολογιών εξέτασης του χρήστη</w:t>
      </w:r>
    </w:p>
    <w:p w14:paraId="497A3693" w14:textId="3EF85A37" w:rsidR="00FB708B" w:rsidRDefault="00FE52D3" w:rsidP="00861983">
      <w:pPr>
        <w:spacing w:line="360" w:lineRule="auto"/>
        <w:ind w:firstLine="720"/>
        <w:jc w:val="both"/>
        <w:rPr>
          <w:color w:val="000000" w:themeColor="text1"/>
        </w:rPr>
      </w:pPr>
      <w:r w:rsidRPr="00FE52D3">
        <w:rPr>
          <w:color w:val="000000" w:themeColor="text1"/>
        </w:rPr>
        <w:t>Ο μαθητής μπορεί να δει τα λάθη του</w:t>
      </w:r>
      <w:r w:rsidR="009A2493">
        <w:rPr>
          <w:color w:val="000000" w:themeColor="text1"/>
        </w:rPr>
        <w:t>[εικόνα 10]</w:t>
      </w:r>
      <w:r w:rsidR="00BF6F75">
        <w:rPr>
          <w:color w:val="000000" w:themeColor="text1"/>
        </w:rPr>
        <w:t>,</w:t>
      </w:r>
      <w:r w:rsidR="009A2493">
        <w:rPr>
          <w:color w:val="000000" w:themeColor="text1"/>
        </w:rPr>
        <w:t xml:space="preserve"> όμως μπορεί και να τα κλικάρει. Όταν ο μαθητής κλικ</w:t>
      </w:r>
      <w:r w:rsidRPr="00FE52D3">
        <w:rPr>
          <w:color w:val="000000" w:themeColor="text1"/>
        </w:rPr>
        <w:t>άρει ένα από τα λάθη του</w:t>
      </w:r>
      <w:r w:rsidR="00BF6F75">
        <w:rPr>
          <w:color w:val="000000" w:themeColor="text1"/>
        </w:rPr>
        <w:t>,</w:t>
      </w:r>
      <w:r w:rsidRPr="00FE52D3">
        <w:rPr>
          <w:color w:val="000000" w:themeColor="text1"/>
        </w:rPr>
        <w:t xml:space="preserve"> το λάθος αυτό φορτώνετε αυτόματος στο whiteboard για περαιτέρω εξάσκηση και την ευκολία του μαθητή.</w:t>
      </w:r>
    </w:p>
    <w:p w14:paraId="708C9232" w14:textId="77777777" w:rsidR="00FB708B" w:rsidRDefault="00FB708B" w:rsidP="00861983">
      <w:pPr>
        <w:spacing w:line="360" w:lineRule="auto"/>
        <w:jc w:val="both"/>
        <w:rPr>
          <w:color w:val="000000" w:themeColor="text1"/>
        </w:rPr>
      </w:pPr>
    </w:p>
    <w:p w14:paraId="6239ADC6" w14:textId="5081A0A8" w:rsidR="00C66FB9" w:rsidRDefault="00C66FB9" w:rsidP="00861983">
      <w:pPr>
        <w:pStyle w:val="Heading2"/>
        <w:spacing w:line="360" w:lineRule="auto"/>
        <w:jc w:val="both"/>
      </w:pPr>
      <w:bookmarkStart w:id="23" w:name="_Toc65145958"/>
      <w:r>
        <w:t>Το WhiteBoard</w:t>
      </w:r>
      <w:r w:rsidRPr="001B14F4">
        <w:t xml:space="preserve"> </w:t>
      </w:r>
      <w:r>
        <w:t>API</w:t>
      </w:r>
      <w:bookmarkEnd w:id="23"/>
      <w:r w:rsidRPr="001B14F4">
        <w:t xml:space="preserve"> </w:t>
      </w:r>
    </w:p>
    <w:p w14:paraId="564ACD64" w14:textId="77777777" w:rsidR="0029658F" w:rsidRPr="0029658F" w:rsidRDefault="0029658F" w:rsidP="00861983">
      <w:pPr>
        <w:spacing w:line="360" w:lineRule="auto"/>
        <w:jc w:val="both"/>
      </w:pPr>
    </w:p>
    <w:p w14:paraId="63C91A8B" w14:textId="41FEC32B" w:rsidR="00FE52D3" w:rsidRPr="00CB22C4" w:rsidRDefault="00FE52D3" w:rsidP="00861983">
      <w:pPr>
        <w:spacing w:line="360" w:lineRule="auto"/>
        <w:ind w:firstLine="720"/>
        <w:jc w:val="both"/>
      </w:pPr>
      <w:r w:rsidRPr="00FE52D3">
        <w:t xml:space="preserve">Ο μαθητής όταν χρησιμοποιεί το </w:t>
      </w:r>
      <w:proofErr w:type="spellStart"/>
      <w:r w:rsidRPr="00FE52D3">
        <w:rPr>
          <w:lang w:val="en-US"/>
        </w:rPr>
        <w:t>chatbot</w:t>
      </w:r>
      <w:proofErr w:type="spellEnd"/>
      <w:r w:rsidRPr="00FE52D3">
        <w:t xml:space="preserve"> κάνει εξάσκηση ή εξετάζεται στα μαθηματικά</w:t>
      </w:r>
      <w:r w:rsidR="00BF6F75">
        <w:t>,</w:t>
      </w:r>
      <w:r w:rsidRPr="00FE52D3">
        <w:t xml:space="preserve"> όμως θα πρέπει να μπορεί </w:t>
      </w:r>
      <w:r w:rsidR="00BF6F75">
        <w:t xml:space="preserve">και </w:t>
      </w:r>
      <w:r w:rsidRPr="00FE52D3">
        <w:t xml:space="preserve">να καταλάβει τα μαθηματικά. Για τον λόγο αυτόν υπάρχει το </w:t>
      </w:r>
      <w:r w:rsidRPr="00FE52D3">
        <w:rPr>
          <w:lang w:val="en-US"/>
        </w:rPr>
        <w:t>whiteboard</w:t>
      </w:r>
      <w:r w:rsidRPr="00FE52D3">
        <w:t>. Εδώ ο μαθητής μπορεί να πειραματιστεί</w:t>
      </w:r>
      <w:r w:rsidR="00DA4DA8">
        <w:t xml:space="preserve"> </w:t>
      </w:r>
      <w:r w:rsidR="00BF6F75">
        <w:t>,</w:t>
      </w:r>
      <w:r w:rsidRPr="00FE52D3">
        <w:t xml:space="preserve">να δοκιμάσει νέα πράγματα και να εξαντλήσει την περιέργεια του. </w:t>
      </w:r>
      <w:r w:rsidRPr="00CB22C4">
        <w:t xml:space="preserve">Το </w:t>
      </w:r>
      <w:r w:rsidRPr="00FE52D3">
        <w:rPr>
          <w:lang w:val="en-US"/>
        </w:rPr>
        <w:t>whiteboard</w:t>
      </w:r>
      <w:r w:rsidRPr="00CB22C4">
        <w:t xml:space="preserve"> προσφέρει στον μαθητή μία μοναδική διεπαφή χρήστη.</w:t>
      </w:r>
    </w:p>
    <w:p w14:paraId="45B89804" w14:textId="77777777" w:rsidR="00FE52D3" w:rsidRDefault="00FE52D3" w:rsidP="00861983">
      <w:pPr>
        <w:spacing w:line="360" w:lineRule="auto"/>
        <w:jc w:val="both"/>
      </w:pPr>
    </w:p>
    <w:p w14:paraId="7758BE2B" w14:textId="2F9D63F7" w:rsidR="002303FD" w:rsidRDefault="002303FD" w:rsidP="00861983">
      <w:pPr>
        <w:pStyle w:val="Heading3"/>
        <w:spacing w:line="360" w:lineRule="auto"/>
        <w:jc w:val="both"/>
      </w:pPr>
      <w:bookmarkStart w:id="24" w:name="_Toc65145959"/>
      <w:r>
        <w:t>Πρόσθεση &amp; αφαίρεση</w:t>
      </w:r>
      <w:bookmarkEnd w:id="24"/>
    </w:p>
    <w:p w14:paraId="3AB88920" w14:textId="52378504" w:rsidR="002B5E4C" w:rsidRDefault="002B5E4C" w:rsidP="00861983">
      <w:pPr>
        <w:spacing w:line="360" w:lineRule="auto"/>
        <w:ind w:firstLine="720"/>
        <w:jc w:val="both"/>
      </w:pPr>
      <w:r w:rsidRPr="002B5E4C">
        <w:t xml:space="preserve">Στην διεπαφή </w:t>
      </w:r>
      <w:r w:rsidR="003C0EC1">
        <w:t xml:space="preserve">του </w:t>
      </w:r>
      <w:r w:rsidR="003C0EC1">
        <w:rPr>
          <w:lang w:val="en-US"/>
        </w:rPr>
        <w:t>whiteboard</w:t>
      </w:r>
      <w:r w:rsidR="003C0EC1" w:rsidRPr="003C0EC1">
        <w:t>,</w:t>
      </w:r>
      <w:r w:rsidRPr="002B5E4C">
        <w:t xml:space="preserve"> οι πράξεις της πρόσθεση</w:t>
      </w:r>
      <w:r w:rsidR="00F52D23">
        <w:t>ς</w:t>
      </w:r>
      <w:r w:rsidRPr="002B5E4C">
        <w:t xml:space="preserve"> και τ</w:t>
      </w:r>
      <w:r w:rsidR="00F52D23">
        <w:t>η</w:t>
      </w:r>
      <w:r w:rsidRPr="002B5E4C">
        <w:t xml:space="preserve">ς αφαίρεσης φαίνονται σαν παιχνίδι </w:t>
      </w:r>
      <w:r w:rsidR="00111D4E">
        <w:t>[</w:t>
      </w:r>
      <w:r w:rsidRPr="002B5E4C">
        <w:t>εικόνα 1</w:t>
      </w:r>
      <w:r w:rsidR="009A2493">
        <w:t>1</w:t>
      </w:r>
      <w:r w:rsidR="00111D4E">
        <w:t>]</w:t>
      </w:r>
      <w:r w:rsidRPr="002B5E4C">
        <w:t xml:space="preserve">. Ο μαθητής διαλέγει δύο νούμερα </w:t>
      </w:r>
      <w:r w:rsidR="001F0A1E">
        <w:t xml:space="preserve">και </w:t>
      </w:r>
      <w:r w:rsidRPr="002B5E4C">
        <w:t xml:space="preserve">αυτομάτως εμφανίζονται το αποτέλεσμα και η διεπαφή της λειτουργίας </w:t>
      </w:r>
      <w:r w:rsidR="00BF6F75">
        <w:t>«</w:t>
      </w:r>
      <w:r w:rsidRPr="002B5E4C">
        <w:t>μέτρηση με μπάλες</w:t>
      </w:r>
      <w:r w:rsidR="00BF6F75">
        <w:t>»</w:t>
      </w:r>
      <w:r w:rsidRPr="002B5E4C">
        <w:t>.</w:t>
      </w:r>
    </w:p>
    <w:p w14:paraId="3596156C" w14:textId="77777777" w:rsidR="0031658A" w:rsidRDefault="0031658A" w:rsidP="00861983">
      <w:pPr>
        <w:spacing w:line="360" w:lineRule="auto"/>
      </w:pPr>
      <w:r w:rsidRPr="008947DF">
        <w:rPr>
          <w:noProof/>
          <w:color w:val="FF0000"/>
          <w:lang w:val="en-US"/>
        </w:rPr>
        <w:lastRenderedPageBreak/>
        <w:drawing>
          <wp:inline distT="0" distB="0" distL="0" distR="0" wp14:anchorId="786F9DBE" wp14:editId="6D0367EC">
            <wp:extent cx="5274310" cy="3061173"/>
            <wp:effectExtent l="0" t="0" r="2540" b="6350"/>
            <wp:docPr id="12" name="Picture 12" descr="C:\Users\haral\Desktop\PaintOLA\Pic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ral\Desktop\PaintOLA\Pic_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061173"/>
                    </a:xfrm>
                    <a:prstGeom prst="rect">
                      <a:avLst/>
                    </a:prstGeom>
                    <a:noFill/>
                    <a:ln>
                      <a:noFill/>
                    </a:ln>
                  </pic:spPr>
                </pic:pic>
              </a:graphicData>
            </a:graphic>
          </wp:inline>
        </w:drawing>
      </w:r>
    </w:p>
    <w:p w14:paraId="568F267C" w14:textId="516A7B19" w:rsidR="0031658A" w:rsidRDefault="0031658A" w:rsidP="00861983">
      <w:pPr>
        <w:spacing w:line="360" w:lineRule="auto"/>
        <w:jc w:val="center"/>
        <w:rPr>
          <w:color w:val="000000" w:themeColor="text1"/>
        </w:rPr>
      </w:pPr>
      <w:r w:rsidRPr="008947DF">
        <w:rPr>
          <w:color w:val="000000" w:themeColor="text1"/>
        </w:rPr>
        <w:t>Εικόνα 1</w:t>
      </w:r>
      <w:r w:rsidR="009A2493">
        <w:rPr>
          <w:color w:val="000000" w:themeColor="text1"/>
        </w:rPr>
        <w:t>1</w:t>
      </w:r>
      <w:r w:rsidRPr="008947DF">
        <w:rPr>
          <w:color w:val="000000" w:themeColor="text1"/>
        </w:rPr>
        <w:t xml:space="preserve">: Παράδειγμα χρήσης του </w:t>
      </w:r>
      <w:proofErr w:type="spellStart"/>
      <w:r w:rsidRPr="008947DF">
        <w:rPr>
          <w:color w:val="000000" w:themeColor="text1"/>
          <w:lang w:val="en-US"/>
        </w:rPr>
        <w:t>WhiteBoard</w:t>
      </w:r>
      <w:proofErr w:type="spellEnd"/>
      <w:r w:rsidRPr="008947DF">
        <w:rPr>
          <w:color w:val="000000" w:themeColor="text1"/>
        </w:rPr>
        <w:t xml:space="preserve"> </w:t>
      </w:r>
      <w:r w:rsidRPr="008947DF">
        <w:rPr>
          <w:color w:val="000000" w:themeColor="text1"/>
          <w:lang w:val="en-US"/>
        </w:rPr>
        <w:t>API</w:t>
      </w:r>
      <w:r w:rsidRPr="008947DF">
        <w:rPr>
          <w:color w:val="000000" w:themeColor="text1"/>
        </w:rPr>
        <w:t xml:space="preserve"> στην πρόσθεση</w:t>
      </w:r>
    </w:p>
    <w:p w14:paraId="09169F45" w14:textId="77777777" w:rsidR="0031658A" w:rsidRDefault="0031658A" w:rsidP="00861983">
      <w:pPr>
        <w:spacing w:line="360" w:lineRule="auto"/>
      </w:pPr>
    </w:p>
    <w:p w14:paraId="50494110" w14:textId="77777777" w:rsidR="0031658A" w:rsidRDefault="0031658A" w:rsidP="00861983">
      <w:pPr>
        <w:spacing w:line="360" w:lineRule="auto"/>
      </w:pPr>
    </w:p>
    <w:p w14:paraId="74CA2491" w14:textId="35DA92C7" w:rsidR="00461AEF" w:rsidRDefault="0031658A" w:rsidP="00861983">
      <w:pPr>
        <w:spacing w:line="360" w:lineRule="auto"/>
        <w:jc w:val="both"/>
      </w:pPr>
      <w:r>
        <w:t xml:space="preserve"> </w:t>
      </w:r>
      <w:r w:rsidR="0029658F">
        <w:tab/>
      </w:r>
      <w:r w:rsidR="00461AEF">
        <w:t xml:space="preserve">Θέλαμε να προσθέσουμε την δυνατότητα μέτρησης, για τους δύο αριθμούς Α και Β σαν σε έναν Άβακα </w:t>
      </w:r>
      <w:r w:rsidR="00461AEF" w:rsidRPr="00461AEF">
        <w:t>[</w:t>
      </w:r>
      <w:r w:rsidR="009A2493">
        <w:t>Εικόνα 12</w:t>
      </w:r>
      <w:r w:rsidR="00461AEF" w:rsidRPr="00461AEF">
        <w:t>]</w:t>
      </w:r>
      <w:r w:rsidR="00461AEF">
        <w:t>.</w:t>
      </w:r>
    </w:p>
    <w:p w14:paraId="496159F2" w14:textId="77777777" w:rsidR="00461AEF" w:rsidRDefault="00461AEF" w:rsidP="00861983">
      <w:pPr>
        <w:spacing w:line="360" w:lineRule="auto"/>
        <w:jc w:val="both"/>
      </w:pPr>
    </w:p>
    <w:p w14:paraId="29BB048E" w14:textId="761C22F9" w:rsidR="00461AEF" w:rsidRDefault="000A6D65" w:rsidP="00861983">
      <w:pPr>
        <w:spacing w:line="360" w:lineRule="auto"/>
        <w:jc w:val="center"/>
      </w:pPr>
      <w:r>
        <w:pict w14:anchorId="09216BDD">
          <v:shape id="_x0000_i1030" type="#_x0000_t75" style="width:415.1pt;height:249.2pt">
            <v:imagedata r:id="rId21" o:title="kisspng-clip-art-vector-graphics-abacus-image-illustration-abacus-clipart-ourclipart-5b7d9b23c3a183"/>
          </v:shape>
        </w:pict>
      </w:r>
    </w:p>
    <w:p w14:paraId="2B4FC288" w14:textId="61815F0B" w:rsidR="00461AEF" w:rsidRPr="00461AEF" w:rsidRDefault="00461AEF" w:rsidP="00861983">
      <w:pPr>
        <w:spacing w:line="360" w:lineRule="auto"/>
        <w:jc w:val="center"/>
      </w:pPr>
      <w:r w:rsidRPr="00461AEF">
        <w:lastRenderedPageBreak/>
        <w:t xml:space="preserve">Εικόνα </w:t>
      </w:r>
      <w:r w:rsidR="009A2493">
        <w:t>12</w:t>
      </w:r>
      <w:r w:rsidRPr="00461AEF">
        <w:t xml:space="preserve">: </w:t>
      </w:r>
      <w:r>
        <w:t xml:space="preserve">Ο άβακας για την </w:t>
      </w:r>
      <w:r w:rsidRPr="00461AEF">
        <w:t>“μέτρηση με μπάλες”</w:t>
      </w:r>
    </w:p>
    <w:p w14:paraId="32D1500A" w14:textId="77777777" w:rsidR="00461AEF" w:rsidRDefault="00461AEF" w:rsidP="00861983">
      <w:pPr>
        <w:spacing w:line="360" w:lineRule="auto"/>
        <w:jc w:val="center"/>
      </w:pPr>
    </w:p>
    <w:p w14:paraId="459538C0" w14:textId="77777777" w:rsidR="00461AEF" w:rsidRPr="00461AEF" w:rsidRDefault="00461AEF" w:rsidP="00861983">
      <w:pPr>
        <w:spacing w:line="360" w:lineRule="auto"/>
        <w:jc w:val="both"/>
        <w:rPr>
          <w:u w:val="single"/>
        </w:rPr>
      </w:pPr>
    </w:p>
    <w:p w14:paraId="69B6DB38" w14:textId="506201E5" w:rsidR="009801B7" w:rsidRDefault="002B5E4C" w:rsidP="00861983">
      <w:pPr>
        <w:spacing w:line="360" w:lineRule="auto"/>
        <w:ind w:firstLine="720"/>
        <w:jc w:val="both"/>
        <w:rPr>
          <w:ins w:id="25" w:author="Microsoft account" w:date="2021-02-16T19:49:00Z"/>
        </w:rPr>
      </w:pPr>
      <w:r w:rsidRPr="002B5E4C">
        <w:t xml:space="preserve">Η λειτουργία </w:t>
      </w:r>
      <w:r w:rsidR="00B6085E" w:rsidRPr="00B6085E">
        <w:t>«μέτρηση με μπάλες»</w:t>
      </w:r>
      <w:r w:rsidR="00B6085E">
        <w:t xml:space="preserve"> </w:t>
      </w:r>
      <w:r w:rsidRPr="002B5E4C">
        <w:t xml:space="preserve">παρουσιάζει στον </w:t>
      </w:r>
      <w:r w:rsidR="009801B7">
        <w:t>μαθητή</w:t>
      </w:r>
      <w:r w:rsidR="009801B7" w:rsidRPr="002B5E4C">
        <w:t xml:space="preserve"> </w:t>
      </w:r>
      <w:r w:rsidRPr="002B5E4C">
        <w:t>τους αριθμούς</w:t>
      </w:r>
      <w:ins w:id="26" w:author="Microsoft account" w:date="2021-02-16T19:49:00Z">
        <w:r w:rsidR="009801B7">
          <w:t xml:space="preserve"> </w:t>
        </w:r>
      </w:ins>
      <w:r w:rsidRPr="002B5E4C">
        <w:t xml:space="preserve">με την μορφή </w:t>
      </w:r>
      <w:r w:rsidR="009801B7">
        <w:t xml:space="preserve">μετρήσιμων </w:t>
      </w:r>
      <w:r w:rsidR="00461AEF">
        <w:t>μπαλών</w:t>
      </w:r>
      <w:r w:rsidR="00B6085E">
        <w:t>,</w:t>
      </w:r>
      <w:r w:rsidR="00461AEF">
        <w:t xml:space="preserve"> όπως σε έναν άβακα</w:t>
      </w:r>
      <w:r w:rsidR="00B6085E">
        <w:t>, όπου η μέτρηση γίνεται με χάντρες.</w:t>
      </w:r>
    </w:p>
    <w:p w14:paraId="7B46634D" w14:textId="15CC3A1F" w:rsidR="009801B7" w:rsidRDefault="002B5E4C" w:rsidP="00861983">
      <w:pPr>
        <w:spacing w:line="360" w:lineRule="auto"/>
        <w:ind w:firstLine="720"/>
        <w:jc w:val="both"/>
      </w:pPr>
      <w:r w:rsidRPr="002B5E4C">
        <w:t>Οι μπάλες είναι εννιά για κάθε αριθμό</w:t>
      </w:r>
      <w:r w:rsidR="009801B7">
        <w:t xml:space="preserve">. </w:t>
      </w:r>
      <w:r w:rsidR="00B6085E">
        <w:t xml:space="preserve">Εννιά μπάλες αντιστοιχούν στον αριθμό Α και αλλές εννιά στον αριθμό Β όπως θα ήταν σε έναν άβακα σχεδιασμένο για την </w:t>
      </w:r>
      <w:r w:rsidR="006E3F14" w:rsidRPr="006E3F14">
        <w:t xml:space="preserve">προσομοίωση </w:t>
      </w:r>
      <w:r w:rsidR="00B6085E">
        <w:t>της πρόσθεσης και της αφαίρεσης.</w:t>
      </w:r>
    </w:p>
    <w:p w14:paraId="611239B8" w14:textId="09A2962D" w:rsidR="00897FD8" w:rsidRDefault="00897FD8" w:rsidP="00861983">
      <w:pPr>
        <w:spacing w:line="360" w:lineRule="auto"/>
        <w:ind w:firstLine="720"/>
        <w:jc w:val="both"/>
        <w:rPr>
          <w:ins w:id="27" w:author="Microsoft account" w:date="2021-02-16T19:53:00Z"/>
        </w:rPr>
      </w:pPr>
      <w:r w:rsidRPr="002B5E4C">
        <w:t>Το κρατούμενο</w:t>
      </w:r>
      <w:r>
        <w:t>(</w:t>
      </w:r>
      <w:r>
        <w:rPr>
          <w:lang w:val="en-US"/>
        </w:rPr>
        <w:t>Carry</w:t>
      </w:r>
      <w:r>
        <w:t>)</w:t>
      </w:r>
      <w:r w:rsidRPr="002B5E4C">
        <w:t>, το μερικό σύνολο</w:t>
      </w:r>
      <w:r w:rsidRPr="000D6FF5">
        <w:t>(</w:t>
      </w:r>
      <w:r>
        <w:rPr>
          <w:lang w:val="en-US"/>
        </w:rPr>
        <w:t>Sum</w:t>
      </w:r>
      <w:r w:rsidRPr="000D6FF5">
        <w:t>)</w:t>
      </w:r>
      <w:r w:rsidRPr="002B5E4C">
        <w:t xml:space="preserve"> και το υπόλοιπο</w:t>
      </w:r>
      <w:r w:rsidRPr="000D6FF5">
        <w:t>(</w:t>
      </w:r>
      <w:r>
        <w:rPr>
          <w:lang w:val="en-US"/>
        </w:rPr>
        <w:t>C</w:t>
      </w:r>
      <w:r w:rsidRPr="000D6FF5">
        <w:t>:)</w:t>
      </w:r>
      <w:r>
        <w:t xml:space="preserve"> φαίνονται στις τρείς μπάλες χρώματος γαλάζιο, πράσινο και μοβ όπως αυτό φαίνεται στην εικόνα 1</w:t>
      </w:r>
      <w:r w:rsidR="009A2493">
        <w:t>1</w:t>
      </w:r>
      <w:r>
        <w:t>.</w:t>
      </w:r>
    </w:p>
    <w:p w14:paraId="04D76AB1" w14:textId="11021E18" w:rsidR="009801B7" w:rsidRDefault="002B5E4C" w:rsidP="00861983">
      <w:pPr>
        <w:spacing w:line="360" w:lineRule="auto"/>
        <w:ind w:firstLine="720"/>
        <w:jc w:val="both"/>
      </w:pPr>
      <w:r w:rsidRPr="002B5E4C">
        <w:t xml:space="preserve"> Το κρατούμενο, το μερικό σύνολο και το υπόλοιπο ενημερώνονται</w:t>
      </w:r>
      <w:r w:rsidR="006E3F14">
        <w:t xml:space="preserve"> αυτόματα</w:t>
      </w:r>
      <w:r w:rsidRPr="002B5E4C">
        <w:t xml:space="preserve"> σε ζωντανό χρόνο όταν ο μαθητής κάνει αλλαγές στα νούμερα</w:t>
      </w:r>
      <w:r w:rsidR="006E3F14">
        <w:t>. Δεν είναι απαραίτητο ο μαθητής να ενημερώσει το κρατούμενο, το μερικό σύνολο και το υπόλοιπο από μόνος του, όμως σε έναν άβακα θα έπρεπε χειροκίνητα να μεταφέρει χάνδρες από αριστερά στα δεξιά.</w:t>
      </w:r>
    </w:p>
    <w:p w14:paraId="36D19824" w14:textId="77777777" w:rsidR="009801B7" w:rsidRDefault="009801B7" w:rsidP="00861983">
      <w:pPr>
        <w:spacing w:line="360" w:lineRule="auto"/>
        <w:ind w:firstLine="720"/>
        <w:jc w:val="both"/>
      </w:pPr>
    </w:p>
    <w:p w14:paraId="21C65B7F" w14:textId="77777777" w:rsidR="009801B7" w:rsidRDefault="009801B7" w:rsidP="00861983">
      <w:pPr>
        <w:spacing w:line="360" w:lineRule="auto"/>
        <w:ind w:firstLine="720"/>
        <w:jc w:val="both"/>
      </w:pPr>
    </w:p>
    <w:p w14:paraId="0591D290" w14:textId="79BB56BC" w:rsidR="00FC6F78" w:rsidRDefault="002B5E4C" w:rsidP="00861983">
      <w:pPr>
        <w:spacing w:line="360" w:lineRule="auto"/>
        <w:ind w:firstLine="720"/>
        <w:jc w:val="both"/>
        <w:rPr>
          <w:ins w:id="28" w:author="Microsoft account" w:date="2021-02-16T19:57:00Z"/>
        </w:rPr>
      </w:pPr>
      <w:r w:rsidRPr="002B5E4C">
        <w:t>Ο μαθητής μπορεί να κλικάρει με το αριστερό κλικ τις μπάλες, όταν γίνει αυτό προστίθεται μία ακόμα μπάλα στον αριθμό όπου αυτή αντιστοιχεί</w:t>
      </w:r>
      <w:r w:rsidR="00897FD8">
        <w:t>, σαν να σύρει μία χάνδρα δεξία στον άβακα</w:t>
      </w:r>
      <w:r w:rsidR="00B82AE3">
        <w:t>.</w:t>
      </w:r>
      <w:r w:rsidRPr="002B5E4C">
        <w:t xml:space="preserve"> </w:t>
      </w:r>
      <w:r w:rsidR="00B82AE3">
        <w:t>Κ</w:t>
      </w:r>
      <w:r w:rsidR="006E3F14">
        <w:t>αθώς και όταν ο μαθητής κλικ</w:t>
      </w:r>
      <w:r w:rsidRPr="002B5E4C">
        <w:t>άρει πάλι, αυτήν την φορά με το δεξί κλίκ, τότε μία μπάλα θα αφαιρεθεί από τον αντίστοιχο αριθμό</w:t>
      </w:r>
      <w:r w:rsidR="00897FD8">
        <w:t xml:space="preserve"> σαν να σύρει μία χάνδρα αριστερά στον άβακα.</w:t>
      </w:r>
    </w:p>
    <w:p w14:paraId="4584E7A2" w14:textId="298646A8" w:rsidR="00FC6F78" w:rsidRDefault="002B5E4C" w:rsidP="00861983">
      <w:pPr>
        <w:spacing w:line="360" w:lineRule="auto"/>
        <w:ind w:firstLine="720"/>
        <w:jc w:val="both"/>
        <w:rPr>
          <w:ins w:id="29" w:author="Microsoft account" w:date="2021-02-16T19:58:00Z"/>
        </w:rPr>
      </w:pPr>
      <w:r w:rsidRPr="002B5E4C">
        <w:t>Για πολυψήφιους αριθμούς υπάρχουν οι λειτουργίες(βελάκια</w:t>
      </w:r>
      <w:r w:rsidR="00FC6F78" w:rsidRPr="000D6FF5">
        <w:t xml:space="preserve"> </w:t>
      </w:r>
      <w:r w:rsidR="00FC6F78">
        <w:rPr>
          <w:lang w:val="en-US"/>
        </w:rPr>
        <w:t>Navigation</w:t>
      </w:r>
      <w:r w:rsidRPr="002B5E4C">
        <w:t>) ανάβασης και κατάβασης</w:t>
      </w:r>
      <w:r w:rsidR="00FC6F78" w:rsidRPr="000D6FF5">
        <w:t xml:space="preserve"> </w:t>
      </w:r>
      <w:r w:rsidR="00111D4E">
        <w:t>της εικόνας 11</w:t>
      </w:r>
      <w:r w:rsidRPr="002B5E4C">
        <w:t>.</w:t>
      </w:r>
      <w:r w:rsidR="006E3F14">
        <w:t xml:space="preserve"> Η ανάβαση και η κατάβαση είναι η ενχρωμάτιση της κάθε στήλης καθέτως για να μπορέσει να διατηρείται συγκεντρομένος ο μαθητής.</w:t>
      </w:r>
    </w:p>
    <w:p w14:paraId="2AB71113" w14:textId="6B570C41" w:rsidR="002B5E4C" w:rsidRPr="002B5E4C" w:rsidRDefault="002B5E4C" w:rsidP="00861983">
      <w:pPr>
        <w:spacing w:line="360" w:lineRule="auto"/>
        <w:ind w:firstLine="720"/>
        <w:jc w:val="both"/>
      </w:pPr>
      <w:r w:rsidRPr="002B5E4C">
        <w:t>Υπάρχει και ένα πάνελ με οδηγίες και εξηγήσεις.Το πάνελ αυτό είναι μία συλλογή με συμβουλές και σημαντικές οδηγίες που έχουν κριθεί απαραίτητες ή θα λέγαμε ότι περιέχει γραπτ</w:t>
      </w:r>
      <w:r w:rsidR="000D6FF5">
        <w:t>ώ</w:t>
      </w:r>
      <w:r w:rsidRPr="002B5E4C">
        <w:t>ς, τις επεξηγήσεις που προσφέρει η δασκάλα ζωντανά μέσα στην αίθουσα όταν λύνει τη</w:t>
      </w:r>
      <w:r w:rsidR="00DA4DA8">
        <w:t>ν</w:t>
      </w:r>
      <w:r w:rsidRPr="002B5E4C">
        <w:t xml:space="preserve"> πράξη στον πίνακα.</w:t>
      </w:r>
    </w:p>
    <w:p w14:paraId="7FDC321A" w14:textId="1FAB0493" w:rsidR="008947DF" w:rsidRDefault="002303FD" w:rsidP="00861983">
      <w:pPr>
        <w:pStyle w:val="Heading3"/>
        <w:spacing w:line="360" w:lineRule="auto"/>
        <w:jc w:val="both"/>
      </w:pPr>
      <w:bookmarkStart w:id="30" w:name="_Toc65145960"/>
      <w:r>
        <w:lastRenderedPageBreak/>
        <w:t>Πολλαπλασιασμός</w:t>
      </w:r>
      <w:bookmarkEnd w:id="30"/>
    </w:p>
    <w:p w14:paraId="0D38BE86" w14:textId="1332C3E0" w:rsidR="002B5E4C" w:rsidRPr="002B5E4C" w:rsidRDefault="002B5E4C" w:rsidP="00861983">
      <w:pPr>
        <w:spacing w:line="360" w:lineRule="auto"/>
        <w:ind w:firstLine="720"/>
        <w:jc w:val="both"/>
      </w:pPr>
      <w:r w:rsidRPr="002B5E4C">
        <w:t xml:space="preserve">Στον πολλαπλασιασμό </w:t>
      </w:r>
      <w:r w:rsidR="00111D4E">
        <w:t>[</w:t>
      </w:r>
      <w:r w:rsidRPr="002B5E4C">
        <w:t>εικόνα 1</w:t>
      </w:r>
      <w:r w:rsidR="00111D4E">
        <w:t>3]</w:t>
      </w:r>
      <w:r w:rsidRPr="002B5E4C">
        <w:t xml:space="preserve">, η λύση γίνετε σε δύο βήματα. Στο πρώτο βήμα, ο πολλαπλασιαστής πολλαπλασιάζεται με τον πολλαπλασιαστέο. Για να το πετύχουμε αυτό στο </w:t>
      </w:r>
      <w:r w:rsidRPr="002B5E4C">
        <w:rPr>
          <w:lang w:val="en-US"/>
        </w:rPr>
        <w:t>whiteboard</w:t>
      </w:r>
      <w:r w:rsidRPr="002B5E4C">
        <w:t xml:space="preserve"> θα πρέπει να χωρίσουμε τον πολλαπλασιαστή σε επιμέρους αριθμούς. Σε αυτούς τους αριθμούς θα πρέπει να προσέξουμε την δύναμη. Η δύναμη καθορίζεται από την θέση του επιμέρους αριθμού </w:t>
      </w:r>
      <w:r w:rsidR="00B82AE3">
        <w:t xml:space="preserve">μέσα </w:t>
      </w:r>
      <w:r w:rsidRPr="002B5E4C">
        <w:t xml:space="preserve">στον ολόκληρο αριθμό μας. Αν ο πρώτος βρίσκετε δύο δεκαδικές θέσεις πριν το δεκαδικό τότε θα πρέπει το αποτέλεσμα του πολλαπλασιασμού να γραφτεί και αυτό τόσες δεκαδικές θέσεις αντίστοιχα. Στην συνέχεια, υπολογίζεται ο πολλαπλασιασμός των αριθμών του πολλαπλασιαστή με τον πολλαπλασιαστέο και τα αποτελέσματα εμφανίζονται στοιχισμένα </w:t>
      </w:r>
      <w:r w:rsidR="00111D4E">
        <w:t xml:space="preserve">καθέτως </w:t>
      </w:r>
      <w:r w:rsidRPr="002B5E4C">
        <w:t>σε στήλη. Η συστοιχία έχει κέντρο της το δεκαδικό</w:t>
      </w:r>
      <w:r w:rsidR="00DA4DA8">
        <w:t xml:space="preserve"> σημείο στίξης</w:t>
      </w:r>
      <w:r w:rsidRPr="002B5E4C">
        <w:t>. Ο μαθητής μπορεί να επαληθεύει το κάθε αποτέλεσμα το οποίο επιδεικνύεται με κόκκινο χρώμα όταν χρησιμοποιεί τις λειτουργίες ανάβασης και κατάβασης που δίνονται.</w:t>
      </w:r>
    </w:p>
    <w:p w14:paraId="54F1E1A3" w14:textId="77777777" w:rsidR="002B5E4C" w:rsidRPr="002B5E4C" w:rsidRDefault="002B5E4C" w:rsidP="00861983">
      <w:pPr>
        <w:spacing w:line="360" w:lineRule="auto"/>
        <w:ind w:firstLine="720"/>
        <w:jc w:val="both"/>
      </w:pPr>
      <w:r w:rsidRPr="002B5E4C">
        <w:t>Στο τέλος, πρέπει να γίνει πρόσθεση των αποτελεσμάτων του πολλαπλασιασμού ανά στήλη και να γραφεί το τελικό αποτέλεσμα της πράξης. Η πρόσθεση αυτή μπορεί να επαληθευτεί από τον μαθητή με την χρήση των δεύτερων λειτουργιών ανάβασης και κατάβασης.</w:t>
      </w:r>
    </w:p>
    <w:p w14:paraId="3D7AFA12" w14:textId="77777777" w:rsidR="008947DF" w:rsidRDefault="008947DF" w:rsidP="00861983">
      <w:pPr>
        <w:spacing w:line="360" w:lineRule="auto"/>
        <w:jc w:val="center"/>
        <w:rPr>
          <w:color w:val="FF0000"/>
        </w:rPr>
      </w:pPr>
      <w:r w:rsidRPr="008947DF">
        <w:rPr>
          <w:noProof/>
          <w:color w:val="FF0000"/>
          <w:lang w:val="en-US"/>
        </w:rPr>
        <w:drawing>
          <wp:inline distT="0" distB="0" distL="0" distR="0" wp14:anchorId="29F9FA8A" wp14:editId="760D4570">
            <wp:extent cx="5274310" cy="2799888"/>
            <wp:effectExtent l="0" t="0" r="2540" b="635"/>
            <wp:docPr id="18" name="Picture 18" descr="C:\Users\haral\Desktop\PaintOLA\Pic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aral\Desktop\PaintOLA\Pic_6.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799888"/>
                    </a:xfrm>
                    <a:prstGeom prst="rect">
                      <a:avLst/>
                    </a:prstGeom>
                    <a:noFill/>
                    <a:ln>
                      <a:noFill/>
                    </a:ln>
                  </pic:spPr>
                </pic:pic>
              </a:graphicData>
            </a:graphic>
          </wp:inline>
        </w:drawing>
      </w:r>
    </w:p>
    <w:p w14:paraId="31D8613A" w14:textId="40D77A7B" w:rsidR="008947DF" w:rsidRDefault="00111D4E" w:rsidP="00861983">
      <w:pPr>
        <w:spacing w:line="360" w:lineRule="auto"/>
        <w:jc w:val="center"/>
        <w:rPr>
          <w:color w:val="000000" w:themeColor="text1"/>
        </w:rPr>
      </w:pPr>
      <w:r>
        <w:rPr>
          <w:color w:val="000000" w:themeColor="text1"/>
        </w:rPr>
        <w:t>Εικόνα 13</w:t>
      </w:r>
      <w:r w:rsidR="008947DF" w:rsidRPr="008947DF">
        <w:rPr>
          <w:color w:val="000000" w:themeColor="text1"/>
        </w:rPr>
        <w:t xml:space="preserve">: Παράδειγμα χρήσης του </w:t>
      </w:r>
      <w:proofErr w:type="spellStart"/>
      <w:r w:rsidR="008947DF" w:rsidRPr="008947DF">
        <w:rPr>
          <w:color w:val="000000" w:themeColor="text1"/>
          <w:lang w:val="en-US"/>
        </w:rPr>
        <w:t>WhiteBoard</w:t>
      </w:r>
      <w:proofErr w:type="spellEnd"/>
      <w:r w:rsidR="008947DF" w:rsidRPr="008947DF">
        <w:rPr>
          <w:color w:val="000000" w:themeColor="text1"/>
        </w:rPr>
        <w:t xml:space="preserve"> </w:t>
      </w:r>
      <w:r w:rsidR="008947DF" w:rsidRPr="008947DF">
        <w:rPr>
          <w:color w:val="000000" w:themeColor="text1"/>
          <w:lang w:val="en-US"/>
        </w:rPr>
        <w:t>API</w:t>
      </w:r>
      <w:r w:rsidR="008947DF" w:rsidRPr="008947DF">
        <w:rPr>
          <w:color w:val="000000" w:themeColor="text1"/>
        </w:rPr>
        <w:t xml:space="preserve"> </w:t>
      </w:r>
      <w:r w:rsidR="008947DF">
        <w:rPr>
          <w:color w:val="000000" w:themeColor="text1"/>
        </w:rPr>
        <w:t>στον πολλαπλασιασμό</w:t>
      </w:r>
    </w:p>
    <w:p w14:paraId="14E65AE4" w14:textId="63B810A7" w:rsidR="009379F6" w:rsidRDefault="009379F6" w:rsidP="00861983">
      <w:pPr>
        <w:pStyle w:val="Heading3"/>
        <w:spacing w:line="360" w:lineRule="auto"/>
      </w:pPr>
      <w:bookmarkStart w:id="31" w:name="_Toc65145961"/>
      <w:r>
        <w:t>Διαίρεση</w:t>
      </w:r>
      <w:bookmarkEnd w:id="31"/>
    </w:p>
    <w:p w14:paraId="21862239" w14:textId="07DC7A4F" w:rsidR="002B5E4C" w:rsidRPr="002B5E4C" w:rsidRDefault="002B5E4C" w:rsidP="00861983">
      <w:pPr>
        <w:spacing w:line="360" w:lineRule="auto"/>
        <w:ind w:firstLine="720"/>
        <w:jc w:val="both"/>
        <w:rPr>
          <w:color w:val="000000" w:themeColor="text1"/>
        </w:rPr>
      </w:pPr>
      <w:r w:rsidRPr="002B5E4C">
        <w:rPr>
          <w:color w:val="000000" w:themeColor="text1"/>
        </w:rPr>
        <w:t xml:space="preserve">Στην διαίρεση υπολογίζονται οι φορές που χωράει ο διαιρετής στον διαιρετέο αγνοώντας αρχικά το δεκαδικό. Από τον διαιρετέο παίρνουμε τόσα ψηφία όσα είναι και ο </w:t>
      </w:r>
      <w:r w:rsidRPr="002B5E4C">
        <w:rPr>
          <w:color w:val="000000" w:themeColor="text1"/>
        </w:rPr>
        <w:lastRenderedPageBreak/>
        <w:t>διαιρέτης και αποφασίζουμε αν</w:t>
      </w:r>
      <w:r w:rsidR="00B82AE3">
        <w:rPr>
          <w:color w:val="000000" w:themeColor="text1"/>
        </w:rPr>
        <w:t xml:space="preserve"> ο</w:t>
      </w:r>
      <w:r w:rsidRPr="002B5E4C">
        <w:rPr>
          <w:color w:val="000000" w:themeColor="text1"/>
        </w:rPr>
        <w:t xml:space="preserve"> δεύτερος χωράει στον πρώτο και πόσες φορές. Αν ο διαιρέτης δεν χωράει στον διαιρετέο, γράφουμε στο υπόλοιπο </w:t>
      </w:r>
      <w:r w:rsidR="00DA4DA8">
        <w:rPr>
          <w:color w:val="000000" w:themeColor="text1"/>
        </w:rPr>
        <w:t xml:space="preserve">τον αριθμό </w:t>
      </w:r>
      <w:r w:rsidRPr="002B5E4C">
        <w:rPr>
          <w:color w:val="000000" w:themeColor="text1"/>
        </w:rPr>
        <w:t xml:space="preserve">μηδέν και προσθέτουμε το ψηφίο μηδέν στο τέλος του διαιρετέου. Για πρακτικούς λόγους, το </w:t>
      </w:r>
      <w:r w:rsidRPr="002B5E4C">
        <w:rPr>
          <w:color w:val="000000" w:themeColor="text1"/>
          <w:lang w:val="en-US"/>
        </w:rPr>
        <w:t>whiteboard</w:t>
      </w:r>
      <w:r w:rsidRPr="002B5E4C">
        <w:rPr>
          <w:color w:val="000000" w:themeColor="text1"/>
        </w:rPr>
        <w:t xml:space="preserve"> περιορίζεται σε έξι υπολογισμούς της λ</w:t>
      </w:r>
      <w:r w:rsidR="00111D4E">
        <w:rPr>
          <w:color w:val="000000" w:themeColor="text1"/>
        </w:rPr>
        <w:t>ύσης για την διαίρεση [Εικόνα 14]</w:t>
      </w:r>
      <w:r w:rsidRPr="002B5E4C">
        <w:rPr>
          <w:color w:val="000000" w:themeColor="text1"/>
        </w:rPr>
        <w:t>.</w:t>
      </w:r>
    </w:p>
    <w:p w14:paraId="2ECAEA58" w14:textId="6EF764D0" w:rsidR="00270864" w:rsidRDefault="00270864" w:rsidP="00861983">
      <w:pPr>
        <w:spacing w:line="360" w:lineRule="auto"/>
        <w:rPr>
          <w:color w:val="000000" w:themeColor="text1"/>
        </w:rPr>
      </w:pPr>
      <w:r w:rsidRPr="000B11AD">
        <w:rPr>
          <w:noProof/>
          <w:color w:val="000000" w:themeColor="text1"/>
          <w:lang w:val="en-US"/>
        </w:rPr>
        <w:drawing>
          <wp:inline distT="0" distB="0" distL="0" distR="0" wp14:anchorId="25CEF03B" wp14:editId="29F74017">
            <wp:extent cx="5274310" cy="3194685"/>
            <wp:effectExtent l="0" t="0" r="2540" b="5715"/>
            <wp:docPr id="15" name="Picture 15" descr="C:\Users\haral\Desktop\PaintOLA\Pic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aral\Desktop\PaintOLA\Pic_7.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194685"/>
                    </a:xfrm>
                    <a:prstGeom prst="rect">
                      <a:avLst/>
                    </a:prstGeom>
                    <a:noFill/>
                    <a:ln>
                      <a:noFill/>
                    </a:ln>
                  </pic:spPr>
                </pic:pic>
              </a:graphicData>
            </a:graphic>
          </wp:inline>
        </w:drawing>
      </w:r>
    </w:p>
    <w:p w14:paraId="69E7A4FD" w14:textId="210AE5BB" w:rsidR="00270864" w:rsidRDefault="00270864" w:rsidP="00861983">
      <w:pPr>
        <w:spacing w:line="360" w:lineRule="auto"/>
        <w:jc w:val="center"/>
        <w:rPr>
          <w:color w:val="000000" w:themeColor="text1"/>
        </w:rPr>
      </w:pPr>
      <w:r>
        <w:rPr>
          <w:color w:val="000000" w:themeColor="text1"/>
        </w:rPr>
        <w:t>Εικόνα 1</w:t>
      </w:r>
      <w:r w:rsidR="00111D4E">
        <w:rPr>
          <w:color w:val="000000" w:themeColor="text1"/>
        </w:rPr>
        <w:t>4</w:t>
      </w:r>
      <w:r>
        <w:rPr>
          <w:color w:val="000000" w:themeColor="text1"/>
        </w:rPr>
        <w:t>:</w:t>
      </w:r>
      <w:r w:rsidRPr="000B11AD">
        <w:rPr>
          <w:color w:val="000000" w:themeColor="text1"/>
        </w:rPr>
        <w:t xml:space="preserve"> </w:t>
      </w:r>
      <w:r w:rsidRPr="008947DF">
        <w:rPr>
          <w:color w:val="000000" w:themeColor="text1"/>
        </w:rPr>
        <w:t xml:space="preserve">Παράδειγμα χρήσης του </w:t>
      </w:r>
      <w:proofErr w:type="spellStart"/>
      <w:r w:rsidRPr="008947DF">
        <w:rPr>
          <w:color w:val="000000" w:themeColor="text1"/>
          <w:lang w:val="en-US"/>
        </w:rPr>
        <w:t>WhiteBoard</w:t>
      </w:r>
      <w:proofErr w:type="spellEnd"/>
      <w:r w:rsidRPr="008947DF">
        <w:rPr>
          <w:color w:val="000000" w:themeColor="text1"/>
        </w:rPr>
        <w:t xml:space="preserve"> </w:t>
      </w:r>
      <w:r w:rsidRPr="008947DF">
        <w:rPr>
          <w:color w:val="000000" w:themeColor="text1"/>
          <w:lang w:val="en-US"/>
        </w:rPr>
        <w:t>API</w:t>
      </w:r>
      <w:r w:rsidRPr="008947DF">
        <w:rPr>
          <w:color w:val="000000" w:themeColor="text1"/>
        </w:rPr>
        <w:t xml:space="preserve"> </w:t>
      </w:r>
      <w:r>
        <w:rPr>
          <w:color w:val="000000" w:themeColor="text1"/>
        </w:rPr>
        <w:t>στην διαίρεση</w:t>
      </w:r>
    </w:p>
    <w:p w14:paraId="668A3EF7" w14:textId="77777777" w:rsidR="00B761DD" w:rsidRPr="00B761DD" w:rsidRDefault="00B761DD" w:rsidP="00861983">
      <w:pPr>
        <w:spacing w:line="360" w:lineRule="auto"/>
        <w:ind w:firstLine="720"/>
        <w:jc w:val="both"/>
        <w:rPr>
          <w:color w:val="000000" w:themeColor="text1"/>
        </w:rPr>
      </w:pPr>
      <w:r w:rsidRPr="00B761DD">
        <w:rPr>
          <w:color w:val="000000" w:themeColor="text1"/>
        </w:rPr>
        <w:t>Το τελικό αποτέλεσμα της διαίρεσης αναγράφεται στο κάτω μέρος(Εικόνα 16). Κάθε φορά που ο μαθητής κάνει αριστερό κλικ στο πλαίσιο με τους υπολογισμούς, γίνετε η μετάβαση στον επόμενο υπολογισμό του πλαισίου και εμφανίζεται αυτός με σκούρο μοβ καθώς και το αποτέλεσμα που του αντιστοιχεί στο τελικό αποτέλεσμα της διαίρεσης.Με κάθε δεξί κλικ του μαθητή γίνετε μετάβαση ένα βήμα πίσω.</w:t>
      </w:r>
    </w:p>
    <w:p w14:paraId="609E6A63" w14:textId="32AA2B2C" w:rsidR="00B761DD" w:rsidRPr="00B761DD" w:rsidRDefault="00B761DD" w:rsidP="00861983">
      <w:pPr>
        <w:spacing w:line="360" w:lineRule="auto"/>
        <w:ind w:firstLine="720"/>
        <w:jc w:val="both"/>
        <w:rPr>
          <w:color w:val="000000" w:themeColor="text1"/>
        </w:rPr>
      </w:pPr>
      <w:r w:rsidRPr="00B761DD">
        <w:rPr>
          <w:color w:val="000000" w:themeColor="text1"/>
        </w:rPr>
        <w:t xml:space="preserve">Τελικά, δίνεται η δυνατότητα σε οποίον χρήστη έχει χρησιμοποιήσει το </w:t>
      </w:r>
      <w:proofErr w:type="spellStart"/>
      <w:r w:rsidRPr="00B761DD">
        <w:rPr>
          <w:color w:val="000000" w:themeColor="text1"/>
          <w:lang w:val="en-US"/>
        </w:rPr>
        <w:t>chatbot</w:t>
      </w:r>
      <w:proofErr w:type="spellEnd"/>
      <w:r w:rsidRPr="00B761DD">
        <w:rPr>
          <w:color w:val="000000" w:themeColor="text1"/>
        </w:rPr>
        <w:t xml:space="preserve"> αρκετά, να </w:t>
      </w:r>
      <w:r w:rsidR="00DA4DA8">
        <w:rPr>
          <w:color w:val="000000" w:themeColor="text1"/>
        </w:rPr>
        <w:t>κάνει</w:t>
      </w:r>
      <w:r w:rsidRPr="00B761DD">
        <w:rPr>
          <w:color w:val="000000" w:themeColor="text1"/>
        </w:rPr>
        <w:t xml:space="preserve"> μία αξιολόγηση </w:t>
      </w:r>
      <w:r w:rsidR="00DA4DA8">
        <w:rPr>
          <w:color w:val="000000" w:themeColor="text1"/>
        </w:rPr>
        <w:t>στο</w:t>
      </w:r>
      <w:r w:rsidRPr="00B761DD">
        <w:rPr>
          <w:color w:val="000000" w:themeColor="text1"/>
        </w:rPr>
        <w:t xml:space="preserve"> πλαίσιο</w:t>
      </w:r>
      <w:r w:rsidR="00DA4DA8">
        <w:rPr>
          <w:color w:val="000000" w:themeColor="text1"/>
        </w:rPr>
        <w:t xml:space="preserve"> της εικόνας 1</w:t>
      </w:r>
      <w:r w:rsidR="00111D4E">
        <w:rPr>
          <w:color w:val="000000" w:themeColor="text1"/>
        </w:rPr>
        <w:t>5</w:t>
      </w:r>
      <w:r w:rsidR="00DA4DA8">
        <w:rPr>
          <w:color w:val="000000" w:themeColor="text1"/>
        </w:rPr>
        <w:t>, το οποίο</w:t>
      </w:r>
      <w:r w:rsidRPr="00B761DD">
        <w:rPr>
          <w:color w:val="000000" w:themeColor="text1"/>
        </w:rPr>
        <w:t xml:space="preserve"> δεν εμφανίζεται σε νέους χρήστες</w:t>
      </w:r>
      <w:r w:rsidR="00DA4DA8">
        <w:rPr>
          <w:color w:val="000000" w:themeColor="text1"/>
        </w:rPr>
        <w:t>.</w:t>
      </w:r>
    </w:p>
    <w:p w14:paraId="13A38585" w14:textId="77777777" w:rsidR="004746E6" w:rsidRDefault="004746E6" w:rsidP="00861983">
      <w:pPr>
        <w:spacing w:line="360" w:lineRule="auto"/>
        <w:jc w:val="center"/>
        <w:rPr>
          <w:color w:val="000000" w:themeColor="text1"/>
        </w:rPr>
      </w:pPr>
      <w:r w:rsidRPr="004746E6">
        <w:rPr>
          <w:noProof/>
          <w:color w:val="000000" w:themeColor="text1"/>
          <w:lang w:val="en-US"/>
        </w:rPr>
        <w:drawing>
          <wp:inline distT="0" distB="0" distL="0" distR="0" wp14:anchorId="5F47ADFB" wp14:editId="5BEA4EBF">
            <wp:extent cx="5274310" cy="1028800"/>
            <wp:effectExtent l="0" t="0" r="2540" b="0"/>
            <wp:docPr id="20" name="Picture 20" descr="C:\Users\haral\Desktop\PaintOLA\Pic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aral\Desktop\PaintOLA\Pic_15.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028800"/>
                    </a:xfrm>
                    <a:prstGeom prst="rect">
                      <a:avLst/>
                    </a:prstGeom>
                    <a:noFill/>
                    <a:ln>
                      <a:noFill/>
                    </a:ln>
                  </pic:spPr>
                </pic:pic>
              </a:graphicData>
            </a:graphic>
          </wp:inline>
        </w:drawing>
      </w:r>
    </w:p>
    <w:p w14:paraId="0345F3B2" w14:textId="5FB9C4C0" w:rsidR="004746E6" w:rsidRPr="004746E6" w:rsidRDefault="004746E6" w:rsidP="00861983">
      <w:pPr>
        <w:spacing w:line="360" w:lineRule="auto"/>
        <w:jc w:val="center"/>
        <w:rPr>
          <w:color w:val="000000" w:themeColor="text1"/>
        </w:rPr>
      </w:pPr>
      <w:r>
        <w:rPr>
          <w:color w:val="000000" w:themeColor="text1"/>
        </w:rPr>
        <w:t>Εικόνα 1</w:t>
      </w:r>
      <w:r w:rsidR="00111D4E">
        <w:rPr>
          <w:color w:val="000000" w:themeColor="text1"/>
        </w:rPr>
        <w:t>5</w:t>
      </w:r>
      <w:r>
        <w:rPr>
          <w:color w:val="000000" w:themeColor="text1"/>
        </w:rPr>
        <w:t>: Ερωτήσεις αξιολόγησης</w:t>
      </w:r>
    </w:p>
    <w:p w14:paraId="2DA2A5DE" w14:textId="77777777" w:rsidR="000B11AD" w:rsidRDefault="000B11AD" w:rsidP="00861983">
      <w:pPr>
        <w:spacing w:line="360" w:lineRule="auto"/>
        <w:rPr>
          <w:color w:val="000000" w:themeColor="text1"/>
        </w:rPr>
      </w:pPr>
    </w:p>
    <w:p w14:paraId="713A72F8" w14:textId="77777777" w:rsidR="00654629" w:rsidRPr="000F4183" w:rsidRDefault="00654629" w:rsidP="00861983">
      <w:pPr>
        <w:spacing w:line="360" w:lineRule="auto"/>
        <w:jc w:val="center"/>
      </w:pPr>
    </w:p>
    <w:p w14:paraId="6A598336" w14:textId="4CA81BA4" w:rsidR="00654629" w:rsidRDefault="00654629" w:rsidP="00861983">
      <w:pPr>
        <w:pStyle w:val="Heading1"/>
        <w:spacing w:line="360" w:lineRule="auto"/>
      </w:pPr>
      <w:bookmarkStart w:id="32" w:name="_Toc65145962"/>
      <w:r w:rsidRPr="006B5475">
        <w:t xml:space="preserve">Ενότητα </w:t>
      </w:r>
      <w:r w:rsidRPr="00B01D46">
        <w:t>5</w:t>
      </w:r>
      <w:r w:rsidRPr="006B5475">
        <w:t>. Τεχνικό υπόβαθρο</w:t>
      </w:r>
      <w:bookmarkEnd w:id="32"/>
    </w:p>
    <w:p w14:paraId="070B96D9" w14:textId="77777777" w:rsidR="00654629" w:rsidRPr="00F3575D" w:rsidRDefault="00654629" w:rsidP="00861983">
      <w:pPr>
        <w:pStyle w:val="Heading2"/>
        <w:spacing w:line="360" w:lineRule="auto"/>
      </w:pPr>
      <w:bookmarkStart w:id="33" w:name="_Toc65145963"/>
      <w:r>
        <w:t xml:space="preserve">Η </w:t>
      </w:r>
      <w:proofErr w:type="spellStart"/>
      <w:r>
        <w:rPr>
          <w:lang w:val="en-US"/>
        </w:rPr>
        <w:t>Javascript</w:t>
      </w:r>
      <w:bookmarkEnd w:id="33"/>
      <w:proofErr w:type="spellEnd"/>
    </w:p>
    <w:p w14:paraId="62A6A958" w14:textId="77777777" w:rsidR="00654629" w:rsidRDefault="00654629" w:rsidP="00861983">
      <w:pPr>
        <w:spacing w:line="360" w:lineRule="auto"/>
        <w:ind w:firstLine="720"/>
        <w:jc w:val="both"/>
      </w:pPr>
      <w:r w:rsidRPr="00AE7944">
        <w:rPr>
          <w:lang w:val="en-US"/>
        </w:rPr>
        <w:t>O</w:t>
      </w:r>
      <w:r w:rsidRPr="00AE7944">
        <w:t xml:space="preserve"> </w:t>
      </w:r>
      <w:r w:rsidRPr="00AE7944">
        <w:rPr>
          <w:lang w:val="en-US"/>
        </w:rPr>
        <w:t>Mathew</w:t>
      </w:r>
      <w:r w:rsidRPr="00AE7944">
        <w:t xml:space="preserve"> έχει την μορφή σελίδας του ιστού, έπρεπε να διαλέξουμε με ποια γλώσσα προγραμματισμού θα προχωρήσουμε στην ανάπτυξη του. Υπάρχουν πολλές γλώσσες για τον ιστό όπως είναι η </w:t>
      </w:r>
      <w:r w:rsidRPr="00AE7944">
        <w:rPr>
          <w:lang w:val="en-US"/>
        </w:rPr>
        <w:t>C</w:t>
      </w:r>
      <w:r w:rsidRPr="00AE7944">
        <w:t>#</w:t>
      </w:r>
      <w:r>
        <w:t>[βιβλ.9]</w:t>
      </w:r>
      <w:r w:rsidRPr="00AE7944">
        <w:t xml:space="preserve"> και η </w:t>
      </w:r>
      <w:r w:rsidRPr="00AE7944">
        <w:rPr>
          <w:lang w:val="en-US"/>
        </w:rPr>
        <w:t>JavaScript</w:t>
      </w:r>
      <w:r w:rsidRPr="00032E19">
        <w:t>[</w:t>
      </w:r>
      <w:r>
        <w:t>Βιβλ.8</w:t>
      </w:r>
      <w:r w:rsidRPr="00032E19">
        <w:t>]</w:t>
      </w:r>
      <w:r w:rsidRPr="00AE7944">
        <w:t xml:space="preserve">. Διαλέξαμε την </w:t>
      </w:r>
      <w:r w:rsidRPr="00AE7944">
        <w:rPr>
          <w:lang w:val="en-US"/>
        </w:rPr>
        <w:t>JavaScript</w:t>
      </w:r>
      <w:r w:rsidRPr="00AE7944">
        <w:t xml:space="preserve"> για τον λόγο ότι είναι προσαρμοσμένη για την ανάπτυξη σελίδων του ιστού</w:t>
      </w:r>
      <w:r>
        <w:t>,</w:t>
      </w:r>
      <w:r w:rsidRPr="00AE7944">
        <w:t xml:space="preserve"> όπου η </w:t>
      </w:r>
      <w:r w:rsidRPr="00AE7944">
        <w:rPr>
          <w:lang w:val="en-US"/>
        </w:rPr>
        <w:t>C</w:t>
      </w:r>
      <w:r w:rsidRPr="00AE7944">
        <w:t xml:space="preserve"># είναι δυνατότερη γενικά και χρησιμοποιείται για μία πληθώρα άλλων εφαρμογών. </w:t>
      </w:r>
    </w:p>
    <w:p w14:paraId="2EBB7CBF" w14:textId="77777777" w:rsidR="00654629" w:rsidRPr="00AE7944" w:rsidRDefault="00654629" w:rsidP="00861983">
      <w:pPr>
        <w:spacing w:line="360" w:lineRule="auto"/>
        <w:ind w:firstLine="720"/>
        <w:jc w:val="both"/>
      </w:pPr>
      <w:r w:rsidRPr="00AE7944">
        <w:t xml:space="preserve">Η </w:t>
      </w:r>
      <w:r w:rsidRPr="00AE7944">
        <w:rPr>
          <w:lang w:val="en-US"/>
        </w:rPr>
        <w:t>JavaScript</w:t>
      </w:r>
      <w:r w:rsidRPr="00AE7944">
        <w:t xml:space="preserve"> είναι η καλύτερη επιλογή για τον εξής λόγο, </w:t>
      </w:r>
      <w:r>
        <w:t xml:space="preserve">ότι </w:t>
      </w:r>
      <w:r w:rsidRPr="00AE7944">
        <w:t xml:space="preserve">υπάρχουν στο </w:t>
      </w:r>
      <w:r w:rsidRPr="00AE7944">
        <w:rPr>
          <w:lang w:val="en-US"/>
        </w:rPr>
        <w:t>internet</w:t>
      </w:r>
      <w:r w:rsidRPr="00AE7944">
        <w:t xml:space="preserve"> μια πληθώρα λύσεων για όλα τα προβλήματα που αφορούν την ανάπτυξη σελίδων, πράγμα που διευκολύνει την λύση των δικών μας προβλημάτων, αφού πολλά από αυτά μπορεί και να έχουν κιόλας ξεπεραστεί από κάποιον άλλον και η απάντηση στο πρόβλημα μας</w:t>
      </w:r>
      <w:r>
        <w:t>,</w:t>
      </w:r>
      <w:r w:rsidRPr="00AE7944">
        <w:t xml:space="preserve"> να βρίσκεται απλά διαθέσιμη στο </w:t>
      </w:r>
      <w:r w:rsidRPr="00AE7944">
        <w:rPr>
          <w:lang w:val="en-US"/>
        </w:rPr>
        <w:t>internet</w:t>
      </w:r>
      <w:r w:rsidRPr="00AE7944">
        <w:t xml:space="preserve">. Για την </w:t>
      </w:r>
      <w:r w:rsidRPr="00AE7944">
        <w:rPr>
          <w:lang w:val="en-US"/>
        </w:rPr>
        <w:t>C</w:t>
      </w:r>
      <w:r w:rsidRPr="00AE7944">
        <w:t># υπάρχουν έτοιμες λύσεις σε διάφορα προβλήματα ωστόσο δεν επιλέγετε από πολλούς για την ανάπτυξη σελίδων</w:t>
      </w:r>
      <w:r>
        <w:t>,</w:t>
      </w:r>
      <w:r w:rsidRPr="00AE7944">
        <w:t xml:space="preserve"> όπου ακόμα κυριαρχεί η </w:t>
      </w:r>
      <w:r w:rsidRPr="00AE7944">
        <w:rPr>
          <w:lang w:val="en-US"/>
        </w:rPr>
        <w:t>JavaScript</w:t>
      </w:r>
      <w:r w:rsidRPr="00AE7944">
        <w:t>.</w:t>
      </w:r>
    </w:p>
    <w:p w14:paraId="69AD74D0" w14:textId="77777777" w:rsidR="00654629" w:rsidRPr="00F3575D" w:rsidRDefault="00654629" w:rsidP="00861983">
      <w:pPr>
        <w:spacing w:line="360" w:lineRule="auto"/>
      </w:pPr>
    </w:p>
    <w:p w14:paraId="3E675011" w14:textId="77777777" w:rsidR="00654629" w:rsidRPr="00AE7944" w:rsidRDefault="00654629" w:rsidP="00861983">
      <w:pPr>
        <w:pStyle w:val="Heading2"/>
        <w:spacing w:line="360" w:lineRule="auto"/>
      </w:pPr>
      <w:bookmarkStart w:id="34" w:name="_Toc65145964"/>
      <w:r>
        <w:t xml:space="preserve">Η </w:t>
      </w:r>
      <w:proofErr w:type="spellStart"/>
      <w:r>
        <w:rPr>
          <w:lang w:val="en-US"/>
        </w:rPr>
        <w:t>rivescript</w:t>
      </w:r>
      <w:bookmarkEnd w:id="34"/>
      <w:proofErr w:type="spellEnd"/>
    </w:p>
    <w:p w14:paraId="1C77635C" w14:textId="77777777" w:rsidR="00654629" w:rsidRDefault="00654629" w:rsidP="00861983">
      <w:pPr>
        <w:spacing w:line="360" w:lineRule="auto"/>
        <w:ind w:firstLine="720"/>
        <w:jc w:val="both"/>
      </w:pPr>
      <w:r w:rsidRPr="007C3895">
        <w:t>Η rivescript</w:t>
      </w:r>
      <w:r w:rsidRPr="00032E19">
        <w:t>[</w:t>
      </w:r>
      <w:r>
        <w:t>Βιβλ.3</w:t>
      </w:r>
      <w:r w:rsidRPr="00032E19">
        <w:t>]</w:t>
      </w:r>
      <w:r w:rsidRPr="00AE7944">
        <w:t xml:space="preserve"> </w:t>
      </w:r>
      <w:r w:rsidRPr="007C3895">
        <w:t xml:space="preserve"> είναι μία δυνατή, πολύ υψηλού επιπέδου, γλώσσα ανάπτυξης chatbot. Την διαλέξαμε για την μοναδική της ικανότητα, στην απλούστερη υλοποίηση σύνθετων εντολών, όπου ο ανταγωνισμός της, κυρίως η ChatScript</w:t>
      </w:r>
      <w:r>
        <w:t>[βιβλ.10]</w:t>
      </w:r>
      <w:r w:rsidRPr="007C3895">
        <w:t>, τον επιτυγχάνει με μπερδεμένο ή πολύπλοκο τρόπο. Η ChatScript είναι μία ισχυρή γλώσσα υψηλού επιπέδου για chatbot. Ο τρόπος γραφής της ChatScript είναι βασισμένος σε αυτόν της C, η γλώσσα αυτή είναι ανοιχτού τύπου και γραμμένη με C++</w:t>
      </w:r>
      <w:r w:rsidRPr="0067414D">
        <w:t>[</w:t>
      </w:r>
      <w:r>
        <w:t>βιβλ.10</w:t>
      </w:r>
      <w:r w:rsidRPr="0067414D">
        <w:t>]</w:t>
      </w:r>
      <w:r w:rsidRPr="007C3895">
        <w:t xml:space="preserve">. </w:t>
      </w:r>
    </w:p>
    <w:p w14:paraId="2B2B8954" w14:textId="77777777" w:rsidR="00654629" w:rsidRPr="00AE7944" w:rsidRDefault="00654629" w:rsidP="00861983">
      <w:pPr>
        <w:spacing w:line="360" w:lineRule="auto"/>
        <w:ind w:firstLine="720"/>
        <w:jc w:val="both"/>
      </w:pPr>
      <w:r w:rsidRPr="007C3895">
        <w:t>Επιλέξαμε την rivescript γιατί προσφέρει ένα εύκολο συντακτικό για την ανάπτυξη του chatbot λόγο του πολύ υψηλού επιπέδου της καθώς είναι και είναι συγκριτικά το ίδιο ισχυρή με την ChatsScript.</w:t>
      </w:r>
    </w:p>
    <w:p w14:paraId="40402B3D" w14:textId="77777777" w:rsidR="00654629" w:rsidRDefault="00654629" w:rsidP="00861983">
      <w:pPr>
        <w:pStyle w:val="Heading2"/>
        <w:spacing w:line="360" w:lineRule="auto"/>
      </w:pPr>
      <w:bookmarkStart w:id="35" w:name="_Toc65145965"/>
      <w:r w:rsidRPr="00871AAE">
        <w:t>Μετατροπές και διαχείριση εκφράσεων</w:t>
      </w:r>
      <w:bookmarkEnd w:id="35"/>
    </w:p>
    <w:p w14:paraId="78C7A730" w14:textId="77777777" w:rsidR="00654629" w:rsidRPr="00DA1F38" w:rsidRDefault="00654629" w:rsidP="00861983">
      <w:pPr>
        <w:spacing w:line="360" w:lineRule="auto"/>
      </w:pPr>
    </w:p>
    <w:p w14:paraId="1E65C916" w14:textId="52BEFBED" w:rsidR="00654629" w:rsidRPr="0052671A" w:rsidRDefault="00654629" w:rsidP="00861983">
      <w:pPr>
        <w:spacing w:line="360" w:lineRule="auto"/>
        <w:ind w:firstLine="720"/>
        <w:jc w:val="both"/>
        <w:rPr>
          <w:color w:val="000000" w:themeColor="text1"/>
        </w:rPr>
      </w:pPr>
      <w:r w:rsidRPr="0052671A">
        <w:rPr>
          <w:color w:val="000000" w:themeColor="text1"/>
        </w:rPr>
        <w:lastRenderedPageBreak/>
        <w:t xml:space="preserve">Για την εγκατάσταση αναγνώρισης ομιλίας παρουσιάστηκαν κάποια προβλήματα. Βασικό πρόβλημα ήταν η μορφή των αποτελεσμάτων, η οποία ήταν τύπου </w:t>
      </w:r>
      <w:r w:rsidRPr="0052671A">
        <w:rPr>
          <w:color w:val="000000" w:themeColor="text1"/>
          <w:lang w:val="en-US"/>
        </w:rPr>
        <w:t>text</w:t>
      </w:r>
      <w:r>
        <w:rPr>
          <w:color w:val="000000" w:themeColor="text1"/>
        </w:rPr>
        <w:t>. Συγκεκριμένα</w:t>
      </w:r>
      <w:r w:rsidRPr="0052671A">
        <w:rPr>
          <w:color w:val="000000" w:themeColor="text1"/>
        </w:rPr>
        <w:t xml:space="preserve"> όταν ο μαθητής έλεγε στο μικρόφωνο του μία έκφραση ενός αριθμού, ο αριθμός αυτός δεν μετατρέπονταν σε αριθμητική έκφραση αυτόματα. Ο </w:t>
      </w:r>
      <w:r w:rsidRPr="0052671A">
        <w:rPr>
          <w:color w:val="000000" w:themeColor="text1"/>
          <w:lang w:val="en-US"/>
        </w:rPr>
        <w:t>Mathew</w:t>
      </w:r>
      <w:r w:rsidRPr="0052671A">
        <w:rPr>
          <w:color w:val="000000" w:themeColor="text1"/>
        </w:rPr>
        <w:t xml:space="preserve"> είναι εσωτερικά δομημένος έτσι ώστε να καταλαβαίνει αριθμητικές εκφράσεις</w:t>
      </w:r>
      <w:r>
        <w:rPr>
          <w:color w:val="000000" w:themeColor="text1"/>
        </w:rPr>
        <w:t xml:space="preserve"> και όχι </w:t>
      </w:r>
      <w:r w:rsidRPr="00D62120">
        <w:rPr>
          <w:color w:val="000000" w:themeColor="text1"/>
        </w:rPr>
        <w:t>λ</w:t>
      </w:r>
      <w:r>
        <w:rPr>
          <w:color w:val="000000" w:themeColor="text1"/>
        </w:rPr>
        <w:t>εξικές</w:t>
      </w:r>
      <w:r w:rsidRPr="0052671A">
        <w:rPr>
          <w:color w:val="000000" w:themeColor="text1"/>
        </w:rPr>
        <w:t xml:space="preserve">. Έπρεπε οι λεξικές εκφράσεις των αριθμών του κειμένου </w:t>
      </w:r>
      <w:r w:rsidRPr="0052671A">
        <w:rPr>
          <w:color w:val="000000" w:themeColor="text1"/>
          <w:lang w:val="en-US"/>
        </w:rPr>
        <w:t>text</w:t>
      </w:r>
      <w:r w:rsidRPr="0052671A">
        <w:rPr>
          <w:color w:val="000000" w:themeColor="text1"/>
        </w:rPr>
        <w:t>, να μετατραπούν με κάποιο τρόπο σε αριθμητικές εκφράσεις. Για τον λόγο αυτόν φτιάξαμε μία βά</w:t>
      </w:r>
      <w:r>
        <w:rPr>
          <w:color w:val="000000" w:themeColor="text1"/>
        </w:rPr>
        <w:t>ση δεδομένων όπου περιέχονται</w:t>
      </w:r>
      <w:r w:rsidRPr="0052671A">
        <w:rPr>
          <w:color w:val="000000" w:themeColor="text1"/>
        </w:rPr>
        <w:t xml:space="preserve"> οι λεξικές και οι αντίστοιχες αριθμητικές εκφράσεις των αριθμών. Σχεδιάζαμε ένα πρόγραμμα με την χρήση της γλώσσας </w:t>
      </w:r>
      <w:proofErr w:type="spellStart"/>
      <w:r w:rsidRPr="0052671A">
        <w:rPr>
          <w:color w:val="000000" w:themeColor="text1"/>
          <w:lang w:val="en-US"/>
        </w:rPr>
        <w:t>javascript</w:t>
      </w:r>
      <w:proofErr w:type="spellEnd"/>
      <w:r w:rsidRPr="0052671A">
        <w:rPr>
          <w:color w:val="000000" w:themeColor="text1"/>
        </w:rPr>
        <w:t xml:space="preserve"> που </w:t>
      </w:r>
      <w:r>
        <w:rPr>
          <w:color w:val="000000" w:themeColor="text1"/>
        </w:rPr>
        <w:t>παρέχει</w:t>
      </w:r>
      <w:r w:rsidRPr="0052671A">
        <w:rPr>
          <w:color w:val="000000" w:themeColor="text1"/>
        </w:rPr>
        <w:t xml:space="preserve"> τα δεδομένα αυτά από την βάση και το κείμενο </w:t>
      </w:r>
      <w:r w:rsidRPr="0052671A">
        <w:rPr>
          <w:color w:val="000000" w:themeColor="text1"/>
          <w:lang w:val="en-US"/>
        </w:rPr>
        <w:t>text</w:t>
      </w:r>
      <w:r w:rsidRPr="0052671A">
        <w:rPr>
          <w:color w:val="000000" w:themeColor="text1"/>
        </w:rPr>
        <w:t xml:space="preserve"> από την αναγνώριση ομιλίας. Στην συνέχεια γίνετε μετατροπή όλων των λεξικών εκφράσεων στις αντίστοιχες αριθμητικές και παράγετε το νέο κείμενο το οποίο με την σειρά του, στέλνεται τελικά στην </w:t>
      </w:r>
      <w:proofErr w:type="spellStart"/>
      <w:r w:rsidRPr="0052671A">
        <w:rPr>
          <w:color w:val="000000" w:themeColor="text1"/>
          <w:lang w:val="en-US"/>
        </w:rPr>
        <w:t>rivescript</w:t>
      </w:r>
      <w:proofErr w:type="spellEnd"/>
      <w:r w:rsidRPr="0052671A">
        <w:rPr>
          <w:color w:val="000000" w:themeColor="text1"/>
        </w:rPr>
        <w:t xml:space="preserve"> όπως βλέπουμε στην εικόνα </w:t>
      </w:r>
      <w:r w:rsidR="00111D4E">
        <w:rPr>
          <w:color w:val="000000" w:themeColor="text1"/>
        </w:rPr>
        <w:t>16</w:t>
      </w:r>
      <w:r w:rsidRPr="0052671A">
        <w:rPr>
          <w:color w:val="000000" w:themeColor="text1"/>
        </w:rPr>
        <w:t>.</w:t>
      </w:r>
    </w:p>
    <w:p w14:paraId="41E01327" w14:textId="77777777" w:rsidR="00654629" w:rsidRPr="00073A4F" w:rsidRDefault="00654629" w:rsidP="00861983">
      <w:pPr>
        <w:spacing w:line="360" w:lineRule="auto"/>
        <w:rPr>
          <w:color w:val="000000" w:themeColor="text1"/>
        </w:rPr>
      </w:pPr>
    </w:p>
    <w:p w14:paraId="4C4BA7EB" w14:textId="1CED3ADE" w:rsidR="00654629" w:rsidRPr="0058717D" w:rsidRDefault="00654629" w:rsidP="00861983">
      <w:pPr>
        <w:spacing w:line="360" w:lineRule="auto"/>
        <w:rPr>
          <w:rFonts w:cstheme="minorHAnsi"/>
        </w:rPr>
      </w:pPr>
      <w:r>
        <w:rPr>
          <w:noProof/>
          <w:lang w:val="en-US"/>
        </w:rPr>
        <w:drawing>
          <wp:inline distT="0" distB="0" distL="0" distR="0" wp14:anchorId="3C6F771A" wp14:editId="0AA9534C">
            <wp:extent cx="5302250" cy="2927350"/>
            <wp:effectExtent l="0" t="0" r="0" b="6350"/>
            <wp:docPr id="21" name="Picture 21" descr="Draw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raw1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2250" cy="2927350"/>
                    </a:xfrm>
                    <a:prstGeom prst="rect">
                      <a:avLst/>
                    </a:prstGeom>
                    <a:noFill/>
                    <a:ln>
                      <a:noFill/>
                    </a:ln>
                  </pic:spPr>
                </pic:pic>
              </a:graphicData>
            </a:graphic>
          </wp:inline>
        </w:drawing>
      </w:r>
    </w:p>
    <w:p w14:paraId="0D75B9AA" w14:textId="77777777" w:rsidR="00654629" w:rsidRDefault="00654629" w:rsidP="00861983">
      <w:pPr>
        <w:spacing w:line="360" w:lineRule="auto"/>
        <w:rPr>
          <w:noProof/>
          <w:lang w:val="en-US"/>
        </w:rPr>
      </w:pPr>
    </w:p>
    <w:p w14:paraId="786079AF" w14:textId="77777777" w:rsidR="00654629" w:rsidRDefault="00654629" w:rsidP="00861983">
      <w:pPr>
        <w:spacing w:line="360" w:lineRule="auto"/>
        <w:rPr>
          <w:noProof/>
          <w:lang w:val="en-US"/>
        </w:rPr>
      </w:pPr>
    </w:p>
    <w:p w14:paraId="282920FE" w14:textId="67C10E9D" w:rsidR="00654629" w:rsidRPr="00691457" w:rsidRDefault="00654629" w:rsidP="00861983">
      <w:pPr>
        <w:spacing w:line="360" w:lineRule="auto"/>
        <w:jc w:val="center"/>
      </w:pPr>
      <w:r>
        <w:t xml:space="preserve">Εικόνα </w:t>
      </w:r>
      <w:r w:rsidR="00111D4E">
        <w:t>16</w:t>
      </w:r>
      <w:r>
        <w:t>: Διόρθωση αναγνώρισης ομιλίας</w:t>
      </w:r>
    </w:p>
    <w:p w14:paraId="4CE371D6" w14:textId="77777777" w:rsidR="00654629" w:rsidRPr="004D0687" w:rsidRDefault="00654629" w:rsidP="00861983">
      <w:pPr>
        <w:spacing w:line="360" w:lineRule="auto"/>
        <w:jc w:val="center"/>
      </w:pPr>
    </w:p>
    <w:p w14:paraId="4C92F61C" w14:textId="2F1BA99E" w:rsidR="00654629" w:rsidRDefault="00654629" w:rsidP="00861983">
      <w:pPr>
        <w:spacing w:line="360" w:lineRule="auto"/>
        <w:ind w:firstLine="720"/>
        <w:jc w:val="both"/>
        <w:rPr>
          <w:noProof/>
        </w:rPr>
      </w:pPr>
      <w:r w:rsidRPr="0052671A">
        <w:rPr>
          <w:noProof/>
        </w:rPr>
        <w:t>Ο μαθητής όταν χρησιμοποιήσει την αναγνώριση ομιλίας</w:t>
      </w:r>
      <w:r>
        <w:rPr>
          <w:noProof/>
        </w:rPr>
        <w:t xml:space="preserve"> </w:t>
      </w:r>
      <w:r w:rsidR="00111D4E">
        <w:rPr>
          <w:noProof/>
        </w:rPr>
        <w:t>[</w:t>
      </w:r>
      <w:r>
        <w:rPr>
          <w:noProof/>
        </w:rPr>
        <w:t>βιβλ. 4</w:t>
      </w:r>
      <w:r w:rsidR="00111D4E">
        <w:rPr>
          <w:noProof/>
        </w:rPr>
        <w:t>]</w:t>
      </w:r>
      <w:r w:rsidRPr="0052671A">
        <w:rPr>
          <w:noProof/>
        </w:rPr>
        <w:t xml:space="preserve"> θα παραχθεί αυτόματα ένα κείμενο «String Χρήστη». Αυτό έπειτα χωρίζεται σε κρίσιμα και μη-κρίσιμα </w:t>
      </w:r>
      <w:r w:rsidRPr="0052671A">
        <w:rPr>
          <w:noProof/>
        </w:rPr>
        <w:lastRenderedPageBreak/>
        <w:t>κομμάτια</w:t>
      </w:r>
      <w:r>
        <w:rPr>
          <w:noProof/>
        </w:rPr>
        <w:t xml:space="preserve"> όπως τα</w:t>
      </w:r>
      <w:r w:rsidRPr="0052671A">
        <w:rPr>
          <w:noProof/>
        </w:rPr>
        <w:t xml:space="preserve"> πχ.1,2,3</w:t>
      </w:r>
      <w:r>
        <w:rPr>
          <w:noProof/>
        </w:rPr>
        <w:t xml:space="preserve">,4,5 της εικόνας </w:t>
      </w:r>
      <w:r w:rsidR="00111D4E">
        <w:rPr>
          <w:noProof/>
        </w:rPr>
        <w:t>17</w:t>
      </w:r>
      <w:r w:rsidRPr="0052671A">
        <w:rPr>
          <w:noProof/>
        </w:rPr>
        <w:t>. Στην συνέχεια εντοπίζονται σε αυτό το κείμενο οι λεξικές εκφράσεις που αντιστοιχούν σε αριθμούς και πραγματοποιείτε η μετατροπή των λεξικών αυτών εκφράσεων στις αντίστοιχες αριθμητικές.</w:t>
      </w:r>
    </w:p>
    <w:p w14:paraId="3CF86212" w14:textId="3C7B3FBE" w:rsidR="00654629" w:rsidRPr="000E1C06" w:rsidRDefault="00654629" w:rsidP="00861983">
      <w:pPr>
        <w:spacing w:line="360" w:lineRule="auto"/>
        <w:jc w:val="both"/>
        <w:rPr>
          <w:noProof/>
        </w:rPr>
      </w:pPr>
      <w:r>
        <w:rPr>
          <w:noProof/>
        </w:rPr>
        <w:t xml:space="preserve"> </w:t>
      </w:r>
      <w:r>
        <w:rPr>
          <w:noProof/>
        </w:rPr>
        <w:tab/>
      </w:r>
      <w:r w:rsidRPr="0052671A">
        <w:rPr>
          <w:noProof/>
        </w:rPr>
        <w:t>Η RiveScript έχει τα δικά της προβλήματα με την διαχείριση αριθμητικών εκφράσεων. Όταν σταλεί σε αυτήν ένας ακέραιος αριθμός, δεν παρουσιάζεται κανένα πρόβλημα</w:t>
      </w:r>
      <w:r>
        <w:rPr>
          <w:noProof/>
        </w:rPr>
        <w:t>.</w:t>
      </w:r>
      <w:r w:rsidRPr="0052671A">
        <w:rPr>
          <w:noProof/>
        </w:rPr>
        <w:t xml:space="preserve"> </w:t>
      </w:r>
      <w:r>
        <w:rPr>
          <w:noProof/>
        </w:rPr>
        <w:t>Ο</w:t>
      </w:r>
      <w:r w:rsidRPr="0052671A">
        <w:rPr>
          <w:noProof/>
        </w:rPr>
        <w:t>ταν όμως σταλεί στην rivescript έναν δεκαδικός ή ένας αρνητικός αριθμός η rivescript παύει να λειτουργεί σωστά. Στον μεν δεκαδικό, η rivescript ενώνει το ακέραιο με το δεκαδικό μέρος του αριθμού και επιστρέφει έναν μεγάλο ακέραιο χωρίς δεκαδικό μέρος</w:t>
      </w:r>
      <w:r w:rsidR="00111D4E">
        <w:rPr>
          <w:noProof/>
        </w:rPr>
        <w:t xml:space="preserve"> [</w:t>
      </w:r>
      <w:r>
        <w:rPr>
          <w:noProof/>
        </w:rPr>
        <w:t xml:space="preserve">εικόνα </w:t>
      </w:r>
      <w:r w:rsidR="00111D4E">
        <w:rPr>
          <w:noProof/>
        </w:rPr>
        <w:t>18]</w:t>
      </w:r>
      <w:r w:rsidRPr="0052671A">
        <w:rPr>
          <w:noProof/>
        </w:rPr>
        <w:t>. Η λύση που βρέθηκε σε αυτό το πρόβλημα ήταν η εξής</w:t>
      </w:r>
      <w:r>
        <w:rPr>
          <w:noProof/>
        </w:rPr>
        <w:t>:</w:t>
      </w:r>
      <w:r w:rsidRPr="0052671A">
        <w:rPr>
          <w:noProof/>
        </w:rPr>
        <w:t xml:space="preserve"> έπρεπε με την χρήση μιας άλλης γλώσσας προγραμματισμού να χωριστεί με μια λεξική έκφραση το ακέραιο από το δεκαδικό μέρος πριν αυτά να σταλούν στην rivescript και έπειτα να γίνει η αντίθετη διαδικασία. Το σημείο στίξης που διαχωρίζει το ακέραιο από το δεκαδικό μέρος του αριθμού, αντικαταστήθηκε από την λεξική έκφραση «p»</w:t>
      </w:r>
      <w:r>
        <w:rPr>
          <w:noProof/>
        </w:rPr>
        <w:t>.</w:t>
      </w:r>
      <w:r w:rsidRPr="0052671A">
        <w:rPr>
          <w:noProof/>
        </w:rPr>
        <w:t xml:space="preserve"> </w:t>
      </w:r>
      <w:r>
        <w:rPr>
          <w:noProof/>
        </w:rPr>
        <w:t xml:space="preserve">Στην </w:t>
      </w:r>
      <w:r w:rsidRPr="0052671A">
        <w:rPr>
          <w:noProof/>
        </w:rPr>
        <w:t xml:space="preserve">rivescript γίνετε η επαναφορά του σημείου στίξης, ενώνοντας ξανά το ακέραιο και το δεκαδικό μέρος του αριθμού. Στην εικόνα </w:t>
      </w:r>
      <w:r w:rsidR="00111D4E">
        <w:rPr>
          <w:noProof/>
        </w:rPr>
        <w:t>17</w:t>
      </w:r>
      <w:r w:rsidRPr="0052671A">
        <w:rPr>
          <w:noProof/>
        </w:rPr>
        <w:t>, βλέπουμε πως διεξάγεται η όλη διαδικασία.</w:t>
      </w:r>
      <w:r>
        <w:rPr>
          <w:noProof/>
        </w:rPr>
        <w:t xml:space="preserve">  </w:t>
      </w:r>
      <w:r w:rsidRPr="0052671A">
        <w:rPr>
          <w:noProof/>
        </w:rPr>
        <w:t>Αρχικά βλέπουμε το κείμενο από την αναγνώριση ομιλίας «String χρήστη» και το αποτέλεσμα της μετατροπής που εφαρμόζεται σε αυτό από την javascript. Στο τέλος, το νέο κείμενο αποστέλλετε στην rivescript για αναγνώριση</w:t>
      </w:r>
      <w:r>
        <w:rPr>
          <w:noProof/>
        </w:rPr>
        <w:t>, ό</w:t>
      </w:r>
      <w:r w:rsidRPr="0052671A">
        <w:rPr>
          <w:noProof/>
        </w:rPr>
        <w:t>που επαναφέρεται σε αυτό, το σημείο στίξης και στην συνέχεια ο Mathew μπορεί να απαντήσει ορθά στην ερώτηση που έκανε στον Mathew ο μαθητής.</w:t>
      </w:r>
    </w:p>
    <w:p w14:paraId="1FD71479" w14:textId="17DBC3BB" w:rsidR="00654629" w:rsidRDefault="00654629" w:rsidP="00861983">
      <w:pPr>
        <w:spacing w:line="360" w:lineRule="auto"/>
        <w:jc w:val="both"/>
      </w:pPr>
      <w:r>
        <w:rPr>
          <w:noProof/>
          <w:lang w:val="en-US"/>
        </w:rPr>
        <w:lastRenderedPageBreak/>
        <w:drawing>
          <wp:inline distT="0" distB="0" distL="0" distR="0" wp14:anchorId="1B38E874" wp14:editId="0E5617CD">
            <wp:extent cx="5302250" cy="3749675"/>
            <wp:effectExtent l="0" t="0" r="0" b="3175"/>
            <wp:docPr id="1" name="Picture 1" descr="Untitled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ntitled33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2250" cy="3749675"/>
                    </a:xfrm>
                    <a:prstGeom prst="rect">
                      <a:avLst/>
                    </a:prstGeom>
                    <a:noFill/>
                    <a:ln>
                      <a:noFill/>
                    </a:ln>
                  </pic:spPr>
                </pic:pic>
              </a:graphicData>
            </a:graphic>
          </wp:inline>
        </w:drawing>
      </w:r>
    </w:p>
    <w:p w14:paraId="193927D2" w14:textId="77777777" w:rsidR="00654629" w:rsidRDefault="00654629" w:rsidP="00861983">
      <w:pPr>
        <w:spacing w:line="360" w:lineRule="auto"/>
      </w:pPr>
    </w:p>
    <w:p w14:paraId="40B9702A" w14:textId="238AA31A" w:rsidR="00654629" w:rsidRDefault="00654629" w:rsidP="00861983">
      <w:pPr>
        <w:spacing w:line="360" w:lineRule="auto"/>
        <w:jc w:val="center"/>
      </w:pPr>
      <w:r>
        <w:t xml:space="preserve">Εικόνα </w:t>
      </w:r>
      <w:r w:rsidR="00111D4E">
        <w:t>17</w:t>
      </w:r>
      <w:r>
        <w:t xml:space="preserve"> </w:t>
      </w:r>
      <w:r w:rsidRPr="008C53C7">
        <w:t>Μετατροπή κειμένου αναγνώρισης ομιλίας</w:t>
      </w:r>
    </w:p>
    <w:p w14:paraId="2510E309" w14:textId="77777777" w:rsidR="00654629" w:rsidRDefault="00654629" w:rsidP="00861983">
      <w:pPr>
        <w:spacing w:line="360" w:lineRule="auto"/>
        <w:jc w:val="center"/>
      </w:pPr>
    </w:p>
    <w:p w14:paraId="13E299B4" w14:textId="1D1E6D09" w:rsidR="00654629" w:rsidRPr="008C53C7" w:rsidRDefault="00654629" w:rsidP="00861983">
      <w:pPr>
        <w:spacing w:line="360" w:lineRule="auto"/>
        <w:ind w:firstLine="720"/>
        <w:jc w:val="both"/>
      </w:pPr>
      <w:r w:rsidRPr="008C53C7">
        <w:t>Το ίδιο πρόβλημα υπάρχει και όταν ο μαθητής γρά</w:t>
      </w:r>
      <w:r>
        <w:t>ψ</w:t>
      </w:r>
      <w:r w:rsidRPr="008C53C7">
        <w:t xml:space="preserve">ει μια απάντηση χωρίς να χρησιμοποιήσει την αναγνώριση ομιλίας. Ο μαθητής απάντησε σε μία ερώτηση του </w:t>
      </w:r>
      <w:r w:rsidRPr="008C53C7">
        <w:rPr>
          <w:lang w:val="en-US"/>
        </w:rPr>
        <w:t>Mathew</w:t>
      </w:r>
      <w:r w:rsidRPr="008C53C7">
        <w:t xml:space="preserve"> γράφοντας έναν δεκαδικό αριθμό</w:t>
      </w:r>
      <w:r>
        <w:t xml:space="preserve"> και θα εξετάσουμε τις περιπτώσεις σ</w:t>
      </w:r>
      <w:r w:rsidRPr="008C53C7">
        <w:t xml:space="preserve">την εικόνα </w:t>
      </w:r>
      <w:r w:rsidR="00111D4E">
        <w:t>18</w:t>
      </w:r>
      <w:r>
        <w:t>,</w:t>
      </w:r>
      <w:r w:rsidRPr="008C53C7">
        <w:t xml:space="preserve"> </w:t>
      </w:r>
      <w:r>
        <w:t xml:space="preserve">όπου </w:t>
      </w:r>
      <w:r w:rsidRPr="008C53C7">
        <w:t xml:space="preserve">παρατηρούμε την </w:t>
      </w:r>
      <w:proofErr w:type="spellStart"/>
      <w:r w:rsidRPr="008C53C7">
        <w:rPr>
          <w:lang w:val="en-US"/>
        </w:rPr>
        <w:t>rivescript</w:t>
      </w:r>
      <w:proofErr w:type="spellEnd"/>
      <w:r w:rsidRPr="008C53C7">
        <w:t xml:space="preserve"> να λαμβάνει ένα «</w:t>
      </w:r>
      <w:r w:rsidRPr="008C53C7">
        <w:rPr>
          <w:lang w:val="en-US"/>
        </w:rPr>
        <w:t>input</w:t>
      </w:r>
      <w:r w:rsidRPr="008C53C7">
        <w:t>»</w:t>
      </w:r>
      <w:r>
        <w:t>,</w:t>
      </w:r>
      <w:r w:rsidRPr="008C53C7">
        <w:t xml:space="preserve"> όπως το έγραψε ο μαθητής</w:t>
      </w:r>
      <w:r>
        <w:t>,</w:t>
      </w:r>
      <w:r w:rsidRPr="008C53C7">
        <w:t xml:space="preserve"> χωρίς μετατροπή με την χρήση άλλης γλώσσας και το αποτέλεσμα «</w:t>
      </w:r>
      <w:r w:rsidRPr="008C53C7">
        <w:rPr>
          <w:lang w:val="en-US"/>
        </w:rPr>
        <w:t>output</w:t>
      </w:r>
      <w:r w:rsidRPr="008C53C7">
        <w:t xml:space="preserve">» που παράγει η </w:t>
      </w:r>
      <w:proofErr w:type="spellStart"/>
      <w:r w:rsidRPr="008C53C7">
        <w:rPr>
          <w:lang w:val="en-US"/>
        </w:rPr>
        <w:t>rivescript</w:t>
      </w:r>
      <w:proofErr w:type="spellEnd"/>
      <w:r w:rsidRPr="008C53C7">
        <w:t xml:space="preserve"> από μόνη της. Επίσης, βλέπουμε ένα παράδειγμα με </w:t>
      </w:r>
      <w:proofErr w:type="spellStart"/>
      <w:r w:rsidRPr="008C53C7">
        <w:rPr>
          <w:lang w:val="en-US"/>
        </w:rPr>
        <w:t>rivescript</w:t>
      </w:r>
      <w:proofErr w:type="spellEnd"/>
      <w:r w:rsidRPr="008C53C7">
        <w:t xml:space="preserve"> </w:t>
      </w:r>
      <w:r>
        <w:t xml:space="preserve">για την </w:t>
      </w:r>
      <w:r w:rsidRPr="008C53C7">
        <w:t>περίπτωση όπου έχει γίνει η μετατροπή</w:t>
      </w:r>
      <w:r>
        <w:t xml:space="preserve"> </w:t>
      </w:r>
      <w:r>
        <w:rPr>
          <w:lang w:val="en-US"/>
        </w:rPr>
        <w:t>FIX</w:t>
      </w:r>
      <w:r w:rsidRPr="00BC157E">
        <w:t xml:space="preserve"> </w:t>
      </w:r>
      <w:r w:rsidR="00111D4E">
        <w:t>[</w:t>
      </w:r>
      <w:r>
        <w:t xml:space="preserve">εικόνα </w:t>
      </w:r>
      <w:r w:rsidR="00111D4E">
        <w:t>18]</w:t>
      </w:r>
      <w:r w:rsidRPr="008C53C7">
        <w:t>.</w:t>
      </w:r>
    </w:p>
    <w:p w14:paraId="772F422A" w14:textId="77777777" w:rsidR="00654629" w:rsidRPr="00386B24" w:rsidRDefault="00654629" w:rsidP="00861983">
      <w:pPr>
        <w:spacing w:line="360" w:lineRule="auto"/>
      </w:pPr>
    </w:p>
    <w:p w14:paraId="6B0A32CD" w14:textId="77777777" w:rsidR="00654629" w:rsidRDefault="00654629" w:rsidP="00861983">
      <w:pPr>
        <w:spacing w:line="360" w:lineRule="auto"/>
        <w:jc w:val="center"/>
      </w:pPr>
      <w:r w:rsidRPr="00582B3E">
        <w:rPr>
          <w:noProof/>
          <w:lang w:val="en-US"/>
        </w:rPr>
        <w:lastRenderedPageBreak/>
        <w:drawing>
          <wp:inline distT="0" distB="0" distL="0" distR="0" wp14:anchorId="4CC61360" wp14:editId="65E23240">
            <wp:extent cx="3916907" cy="2938333"/>
            <wp:effectExtent l="0" t="0" r="7620" b="0"/>
            <wp:docPr id="5" name="Picture 5" descr="C:\Users\haral\Desktop\PaintOLA\Pic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ral\Desktop\PaintOLA\Pic_1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0619" cy="2956121"/>
                    </a:xfrm>
                    <a:prstGeom prst="rect">
                      <a:avLst/>
                    </a:prstGeom>
                    <a:noFill/>
                    <a:ln>
                      <a:noFill/>
                    </a:ln>
                  </pic:spPr>
                </pic:pic>
              </a:graphicData>
            </a:graphic>
          </wp:inline>
        </w:drawing>
      </w:r>
    </w:p>
    <w:p w14:paraId="014BD1E5" w14:textId="2B45E39D" w:rsidR="00654629" w:rsidRPr="00386B24" w:rsidRDefault="00654629" w:rsidP="00861983">
      <w:pPr>
        <w:spacing w:line="360" w:lineRule="auto"/>
        <w:jc w:val="center"/>
      </w:pPr>
      <w:r>
        <w:t xml:space="preserve">Εικόνα </w:t>
      </w:r>
      <w:r w:rsidR="00111D4E">
        <w:t>18</w:t>
      </w:r>
      <w:r>
        <w:t>:</w:t>
      </w:r>
      <w:r w:rsidRPr="003B7656">
        <w:t xml:space="preserve"> </w:t>
      </w:r>
      <w:r>
        <w:t xml:space="preserve">Η </w:t>
      </w:r>
      <w:proofErr w:type="spellStart"/>
      <w:r>
        <w:rPr>
          <w:lang w:val="en-US"/>
        </w:rPr>
        <w:t>rivescript</w:t>
      </w:r>
      <w:proofErr w:type="spellEnd"/>
      <w:r w:rsidRPr="00386B24">
        <w:t xml:space="preserve"> </w:t>
      </w:r>
      <w:r>
        <w:t>στα δεκαδικά</w:t>
      </w:r>
    </w:p>
    <w:p w14:paraId="54BFF590" w14:textId="77777777" w:rsidR="00654629" w:rsidRDefault="00654629" w:rsidP="00861983">
      <w:pPr>
        <w:pStyle w:val="Heading2"/>
        <w:spacing w:line="360" w:lineRule="auto"/>
      </w:pPr>
    </w:p>
    <w:p w14:paraId="633C7811" w14:textId="77777777" w:rsidR="00654629" w:rsidRDefault="00654629" w:rsidP="00861983">
      <w:pPr>
        <w:pStyle w:val="Heading2"/>
        <w:spacing w:line="360" w:lineRule="auto"/>
      </w:pPr>
    </w:p>
    <w:p w14:paraId="21D718EB" w14:textId="77777777" w:rsidR="00654629" w:rsidRDefault="00654629" w:rsidP="00861983">
      <w:pPr>
        <w:pStyle w:val="Heading2"/>
        <w:spacing w:line="360" w:lineRule="auto"/>
      </w:pPr>
    </w:p>
    <w:p w14:paraId="53E3A2B2" w14:textId="77777777" w:rsidR="00654629" w:rsidRDefault="00654629" w:rsidP="00861983">
      <w:pPr>
        <w:pStyle w:val="Heading2"/>
        <w:spacing w:line="360" w:lineRule="auto"/>
      </w:pPr>
    </w:p>
    <w:p w14:paraId="5EE570C3" w14:textId="77777777" w:rsidR="00654629" w:rsidRDefault="00654629" w:rsidP="00861983">
      <w:pPr>
        <w:pStyle w:val="Heading2"/>
        <w:spacing w:line="360" w:lineRule="auto"/>
      </w:pPr>
    </w:p>
    <w:p w14:paraId="2323CA79" w14:textId="77777777" w:rsidR="00654629" w:rsidRPr="00176399" w:rsidRDefault="00654629" w:rsidP="00861983">
      <w:pPr>
        <w:pStyle w:val="Heading2"/>
        <w:spacing w:line="360" w:lineRule="auto"/>
      </w:pPr>
      <w:bookmarkStart w:id="36" w:name="_Toc65145966"/>
      <w:r>
        <w:t xml:space="preserve">Ορθή στοίχιση ενδιάμεσων αποτελεσμάτων </w:t>
      </w:r>
      <w:r>
        <w:rPr>
          <w:lang w:val="en-US"/>
        </w:rPr>
        <w:t>whiteboard</w:t>
      </w:r>
      <w:bookmarkEnd w:id="36"/>
    </w:p>
    <w:p w14:paraId="2F1B516F" w14:textId="77777777" w:rsidR="00654629" w:rsidRPr="00176399" w:rsidRDefault="00654629" w:rsidP="00861983">
      <w:pPr>
        <w:spacing w:line="360" w:lineRule="auto"/>
      </w:pPr>
    </w:p>
    <w:p w14:paraId="460FE21F" w14:textId="48F3EDE6" w:rsidR="00654629" w:rsidRDefault="00654629" w:rsidP="00861983">
      <w:pPr>
        <w:spacing w:line="360" w:lineRule="auto"/>
        <w:ind w:firstLine="720"/>
        <w:jc w:val="both"/>
      </w:pPr>
      <w:r w:rsidRPr="00871AAE">
        <w:t>Στο whiteboard</w:t>
      </w:r>
      <w:r>
        <w:t xml:space="preserve"> παρουσιαστηκε η</w:t>
      </w:r>
      <w:r w:rsidRPr="00871AAE">
        <w:t xml:space="preserve"> ανάγκη</w:t>
      </w:r>
      <w:r>
        <w:t xml:space="preserve"> για την σωστή στοίχιση των</w:t>
      </w:r>
      <w:r w:rsidRPr="00871AAE">
        <w:t xml:space="preserve"> ενδιάμεσων αποτελεσμάτων(C1,C2,…)</w:t>
      </w:r>
      <w:r>
        <w:t xml:space="preserve"> της λύσης, καθέτα</w:t>
      </w:r>
      <w:r w:rsidRPr="00871AAE">
        <w:t xml:space="preserve"> προς αυτή των αριθμών της πράξης (Α ,Β) και του αποτελέσματος (C ή D) όπως φαίνεται στην εικόνα </w:t>
      </w:r>
      <w:r w:rsidR="00111D4E">
        <w:t>19</w:t>
      </w:r>
      <w:r w:rsidRPr="00871AAE">
        <w:t>.</w:t>
      </w:r>
    </w:p>
    <w:p w14:paraId="6A628E16" w14:textId="77777777" w:rsidR="00654629" w:rsidRDefault="00654629" w:rsidP="00861983">
      <w:pPr>
        <w:spacing w:line="360" w:lineRule="auto"/>
      </w:pPr>
    </w:p>
    <w:p w14:paraId="61F1BF20" w14:textId="77777777" w:rsidR="00654629" w:rsidRDefault="00654629" w:rsidP="00861983">
      <w:pPr>
        <w:spacing w:line="360" w:lineRule="auto"/>
      </w:pPr>
    </w:p>
    <w:p w14:paraId="123E265D" w14:textId="77777777" w:rsidR="00654629" w:rsidRDefault="00654629" w:rsidP="00861983">
      <w:pPr>
        <w:spacing w:line="360" w:lineRule="auto"/>
        <w:jc w:val="center"/>
      </w:pPr>
      <w:r w:rsidRPr="003B7656">
        <w:rPr>
          <w:noProof/>
          <w:lang w:val="en-US"/>
        </w:rPr>
        <w:lastRenderedPageBreak/>
        <w:drawing>
          <wp:inline distT="0" distB="0" distL="0" distR="0" wp14:anchorId="31AE9C10" wp14:editId="12A5F159">
            <wp:extent cx="5083810" cy="5220335"/>
            <wp:effectExtent l="0" t="0" r="2540" b="0"/>
            <wp:docPr id="6" name="Picture 6" descr="C:\Users\haral\Desktop\PaintOLA\Pic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ral\Desktop\PaintOLA\Pic_1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3810" cy="5220335"/>
                    </a:xfrm>
                    <a:prstGeom prst="rect">
                      <a:avLst/>
                    </a:prstGeom>
                    <a:noFill/>
                    <a:ln>
                      <a:noFill/>
                    </a:ln>
                  </pic:spPr>
                </pic:pic>
              </a:graphicData>
            </a:graphic>
          </wp:inline>
        </w:drawing>
      </w:r>
    </w:p>
    <w:p w14:paraId="75527B4C" w14:textId="304987F4" w:rsidR="00654629" w:rsidRPr="003B7656" w:rsidRDefault="00654629" w:rsidP="00861983">
      <w:pPr>
        <w:spacing w:line="360" w:lineRule="auto"/>
        <w:jc w:val="center"/>
      </w:pPr>
      <w:r>
        <w:t xml:space="preserve">Εικόνα </w:t>
      </w:r>
      <w:r w:rsidR="00111D4E">
        <w:t>19</w:t>
      </w:r>
      <w:r>
        <w:t xml:space="preserve">: Στοίχιση αριθμών </w:t>
      </w:r>
      <w:r>
        <w:rPr>
          <w:lang w:val="en-US"/>
        </w:rPr>
        <w:t>whiteboard</w:t>
      </w:r>
    </w:p>
    <w:p w14:paraId="785117AE" w14:textId="77777777" w:rsidR="00654629" w:rsidRDefault="00654629" w:rsidP="00861983">
      <w:pPr>
        <w:pStyle w:val="Heading2"/>
        <w:spacing w:line="360" w:lineRule="auto"/>
      </w:pPr>
    </w:p>
    <w:p w14:paraId="5A065ED4" w14:textId="77777777" w:rsidR="00654629" w:rsidRDefault="00654629" w:rsidP="00861983">
      <w:pPr>
        <w:pStyle w:val="Heading2"/>
        <w:spacing w:line="360" w:lineRule="auto"/>
      </w:pPr>
    </w:p>
    <w:p w14:paraId="4170C528" w14:textId="77777777" w:rsidR="00654629" w:rsidRDefault="00654629" w:rsidP="00861983">
      <w:pPr>
        <w:pStyle w:val="Heading2"/>
        <w:spacing w:line="360" w:lineRule="auto"/>
      </w:pPr>
      <w:bookmarkStart w:id="37" w:name="_Toc65145967"/>
      <w:r>
        <w:t>Μεγάλα δεκαδικά</w:t>
      </w:r>
      <w:bookmarkEnd w:id="37"/>
    </w:p>
    <w:p w14:paraId="1E4856B7" w14:textId="77777777" w:rsidR="00654629" w:rsidRPr="00176399" w:rsidRDefault="00654629" w:rsidP="00861983">
      <w:pPr>
        <w:spacing w:line="360" w:lineRule="auto"/>
      </w:pPr>
    </w:p>
    <w:p w14:paraId="58337362" w14:textId="3AA5153C" w:rsidR="00654629" w:rsidRPr="00C91589" w:rsidRDefault="00654629" w:rsidP="00861983">
      <w:pPr>
        <w:spacing w:line="360" w:lineRule="auto"/>
        <w:ind w:firstLine="720"/>
        <w:jc w:val="both"/>
      </w:pPr>
      <w:r w:rsidRPr="00522864">
        <w:t xml:space="preserve">Για την αντιμετώπιση </w:t>
      </w:r>
      <w:r>
        <w:t>των ζητημάτων που προκύπτουν από τον προσεγγιστικό χαρακτήρα των πραγματικών αριθμών</w:t>
      </w:r>
      <w:r w:rsidRPr="00522864">
        <w:t>, χρησιμοποιείτ</w:t>
      </w:r>
      <w:r>
        <w:t>αι</w:t>
      </w:r>
      <w:r w:rsidRPr="00522864">
        <w:t xml:space="preserve"> η βιβλιοθήκη</w:t>
      </w:r>
      <w:r w:rsidRPr="00522864">
        <w:rPr>
          <w:lang w:val="en-US"/>
        </w:rPr>
        <w:t> Big </w:t>
      </w:r>
      <w:r w:rsidR="00111D4E">
        <w:t>[</w:t>
      </w:r>
      <w:r w:rsidRPr="00522864">
        <w:t>Βιβλ. 2</w:t>
      </w:r>
      <w:r w:rsidR="00111D4E">
        <w:t>]</w:t>
      </w:r>
      <w:r w:rsidRPr="00522864">
        <w:t xml:space="preserve"> που παρέχει τις κατάλληλες λειτουργίες, όπως την συνάρτηση «</w:t>
      </w:r>
      <w:r w:rsidRPr="00522864">
        <w:rPr>
          <w:lang w:val="en-US"/>
        </w:rPr>
        <w:t>Big plus</w:t>
      </w:r>
      <w:r w:rsidRPr="00522864">
        <w:t>(</w:t>
      </w:r>
      <w:r w:rsidRPr="00522864">
        <w:rPr>
          <w:lang w:val="en-US"/>
        </w:rPr>
        <w:t>X</w:t>
      </w:r>
      <w:r w:rsidRPr="00522864">
        <w:t>).</w:t>
      </w:r>
      <w:r w:rsidRPr="00522864">
        <w:rPr>
          <w:lang w:val="en-US"/>
        </w:rPr>
        <w:t>times</w:t>
      </w:r>
      <w:r w:rsidRPr="00522864">
        <w:t>(</w:t>
      </w:r>
      <w:r w:rsidRPr="00522864">
        <w:rPr>
          <w:lang w:val="en-US"/>
        </w:rPr>
        <w:t>Y</w:t>
      </w:r>
      <w:r w:rsidRPr="00522864">
        <w:t>).</w:t>
      </w:r>
      <w:r w:rsidRPr="00522864">
        <w:rPr>
          <w:lang w:val="en-US"/>
        </w:rPr>
        <w:t>div</w:t>
      </w:r>
      <w:r w:rsidRPr="00522864">
        <w:t>(</w:t>
      </w:r>
      <w:r w:rsidRPr="00522864">
        <w:rPr>
          <w:lang w:val="en-US"/>
        </w:rPr>
        <w:t>Z</w:t>
      </w:r>
      <w:r w:rsidRPr="00522864">
        <w:t>)» για την παράγωγη σωστών αποτελεσμάτων.</w:t>
      </w:r>
      <w:r>
        <w:t xml:space="preserve"> </w:t>
      </w:r>
    </w:p>
    <w:p w14:paraId="48DE6CB0" w14:textId="77777777" w:rsidR="00654629" w:rsidRDefault="00654629" w:rsidP="00861983">
      <w:pPr>
        <w:spacing w:line="360" w:lineRule="auto"/>
        <w:rPr>
          <w:color w:val="FF0000"/>
        </w:rPr>
      </w:pPr>
    </w:p>
    <w:p w14:paraId="17FC7FF8" w14:textId="77777777" w:rsidR="00654629" w:rsidRPr="006B5475" w:rsidRDefault="00654629" w:rsidP="00861983">
      <w:pPr>
        <w:spacing w:line="360" w:lineRule="auto"/>
      </w:pPr>
    </w:p>
    <w:p w14:paraId="78600667" w14:textId="77777777" w:rsidR="00654629" w:rsidRDefault="00654629" w:rsidP="00861983">
      <w:pPr>
        <w:pStyle w:val="Heading1"/>
        <w:spacing w:line="360" w:lineRule="auto"/>
      </w:pPr>
    </w:p>
    <w:p w14:paraId="67E8BCC1" w14:textId="5C1578A7" w:rsidR="009A526E" w:rsidRDefault="009A526E" w:rsidP="00861983">
      <w:pPr>
        <w:pStyle w:val="Heading1"/>
        <w:spacing w:line="360" w:lineRule="auto"/>
      </w:pPr>
      <w:bookmarkStart w:id="38" w:name="_Toc65145968"/>
      <w:r w:rsidRPr="006B5475">
        <w:t xml:space="preserve">Ενότητα </w:t>
      </w:r>
      <w:r w:rsidR="00B75158">
        <w:t>6</w:t>
      </w:r>
      <w:r w:rsidRPr="006B5475">
        <w:t>.</w:t>
      </w:r>
      <w:r w:rsidR="005B74F6" w:rsidRPr="007168AB">
        <w:t xml:space="preserve"> </w:t>
      </w:r>
      <w:r w:rsidRPr="006B5475">
        <w:t>Συμπεράσματα – Βελτιώσεις, Προσθήκες</w:t>
      </w:r>
      <w:bookmarkEnd w:id="38"/>
    </w:p>
    <w:p w14:paraId="1B2466B5" w14:textId="77777777" w:rsidR="0029658F" w:rsidRPr="0029658F" w:rsidRDefault="0029658F" w:rsidP="00861983">
      <w:pPr>
        <w:spacing w:line="360" w:lineRule="auto"/>
      </w:pPr>
    </w:p>
    <w:p w14:paraId="5B11F911" w14:textId="77777777" w:rsidR="00260776" w:rsidRPr="00D862E6" w:rsidRDefault="00260776" w:rsidP="00861983">
      <w:pPr>
        <w:spacing w:line="360" w:lineRule="auto"/>
        <w:ind w:firstLine="720"/>
        <w:jc w:val="both"/>
      </w:pPr>
      <w:r w:rsidRPr="00260776">
        <w:t>Η εργασία μας καλύπτει βασικά μαθηματικά για το δημοτικό, είναι σχεδιασμένη όμως έτσι ώστε να μπορεί να αναβαθμιστεί και να προστεθούν περαιτέρω μαθηματικά που να ικανοποιούν τις μαθησιακές ανάγκες και του γυμνάσιου. Θα μπορούσε να καλύπτει τις δυνάμεις, τις ρίζες και τα κλάσματα.</w:t>
      </w:r>
    </w:p>
    <w:p w14:paraId="5B8CEEA5" w14:textId="77777777" w:rsidR="00260776" w:rsidRPr="00260776" w:rsidRDefault="00260776" w:rsidP="00861983">
      <w:pPr>
        <w:spacing w:line="360" w:lineRule="auto"/>
        <w:ind w:firstLine="720"/>
        <w:jc w:val="both"/>
      </w:pPr>
      <w:r w:rsidRPr="00260776">
        <w:t xml:space="preserve">Οι λειτουργίες του </w:t>
      </w:r>
      <w:r>
        <w:t>whiteboard</w:t>
      </w:r>
      <w:r w:rsidRPr="00260776">
        <w:t xml:space="preserve"> θα μπορούσαν να ενσωματωθούν στο </w:t>
      </w:r>
      <w:r>
        <w:t>chatbot</w:t>
      </w:r>
      <w:r w:rsidRPr="00260776">
        <w:t xml:space="preserve"> ακόμα και οι οδηγίες - Σημειώσεις του </w:t>
      </w:r>
      <w:r>
        <w:t>whiteBoard</w:t>
      </w:r>
      <w:r w:rsidRPr="00260776">
        <w:t xml:space="preserve"> να παραδίδονται φωνητικά στον χρήστη.</w:t>
      </w:r>
    </w:p>
    <w:p w14:paraId="48AC183E" w14:textId="77777777" w:rsidR="00260776" w:rsidRPr="00260776" w:rsidRDefault="00260776" w:rsidP="00861983">
      <w:pPr>
        <w:spacing w:line="360" w:lineRule="auto"/>
        <w:ind w:firstLine="720"/>
        <w:jc w:val="both"/>
      </w:pPr>
      <w:r w:rsidRPr="00260776">
        <w:t xml:space="preserve">Θα μπορούσε επίσης να καλύψει και άλλες γλώσσες ή ακόμα να είναι και αποκλειστικά φωνητική με την χρήση της αναγνώρισης ομιλίας και της σύνθεσης ομιλίας όπου για παράδειγμα η επαφή με τον χρήστη θα γίνεται με την χρήση του ηχείου και του μικροφώνου ενος </w:t>
      </w:r>
      <w:r>
        <w:t>smartphone</w:t>
      </w:r>
      <w:r w:rsidRPr="00260776">
        <w:t>.</w:t>
      </w:r>
    </w:p>
    <w:p w14:paraId="0D2AD65F" w14:textId="77777777" w:rsidR="009A526E" w:rsidRPr="00D73E58" w:rsidRDefault="009A526E" w:rsidP="0029658F">
      <w:pPr>
        <w:pStyle w:val="Heading1"/>
        <w:spacing w:line="360" w:lineRule="auto"/>
        <w:jc w:val="both"/>
      </w:pPr>
      <w:bookmarkStart w:id="39" w:name="_Toc65145969"/>
      <w:r w:rsidRPr="006B5475">
        <w:t xml:space="preserve">Παράρτημα 1. </w:t>
      </w:r>
      <w:r w:rsidRPr="006B5475">
        <w:rPr>
          <w:lang w:val="en-US"/>
        </w:rPr>
        <w:t>User</w:t>
      </w:r>
      <w:r w:rsidRPr="00FA05AB">
        <w:t xml:space="preserve"> </w:t>
      </w:r>
      <w:r w:rsidRPr="006B5475">
        <w:rPr>
          <w:lang w:val="en-US"/>
        </w:rPr>
        <w:t>Manual</w:t>
      </w:r>
      <w:bookmarkEnd w:id="39"/>
    </w:p>
    <w:p w14:paraId="4B5A0039" w14:textId="77777777" w:rsidR="0029658F" w:rsidRPr="00D73E58" w:rsidRDefault="0029658F" w:rsidP="0029658F">
      <w:pPr>
        <w:spacing w:line="360" w:lineRule="auto"/>
        <w:jc w:val="both"/>
      </w:pPr>
    </w:p>
    <w:p w14:paraId="127A0DBD" w14:textId="77777777" w:rsidR="00435514" w:rsidRPr="00435514" w:rsidRDefault="00435514" w:rsidP="0029658F">
      <w:pPr>
        <w:spacing w:after="160" w:line="360" w:lineRule="auto"/>
        <w:ind w:firstLine="720"/>
        <w:jc w:val="both"/>
        <w:rPr>
          <w:rFonts w:ascii="Calibri" w:eastAsia="Calibri" w:hAnsi="Calibri" w:cs="Times New Roman"/>
          <w:b/>
          <w:sz w:val="24"/>
          <w:szCs w:val="24"/>
        </w:rPr>
      </w:pPr>
      <w:r w:rsidRPr="00435514">
        <w:rPr>
          <w:rFonts w:ascii="Calibri" w:eastAsia="Calibri" w:hAnsi="Calibri" w:cs="Times New Roman"/>
          <w:sz w:val="24"/>
          <w:szCs w:val="24"/>
        </w:rPr>
        <w:t xml:space="preserve">Το </w:t>
      </w:r>
      <w:proofErr w:type="spellStart"/>
      <w:r w:rsidRPr="00435514">
        <w:rPr>
          <w:rFonts w:ascii="Calibri" w:eastAsia="Calibri" w:hAnsi="Calibri" w:cs="Times New Roman"/>
          <w:b/>
          <w:sz w:val="24"/>
          <w:szCs w:val="24"/>
          <w:lang w:val="en-US"/>
        </w:rPr>
        <w:t>chatbot</w:t>
      </w:r>
      <w:proofErr w:type="spellEnd"/>
      <w:r w:rsidRPr="00435514">
        <w:rPr>
          <w:rFonts w:ascii="Calibri" w:eastAsia="Calibri" w:hAnsi="Calibri" w:cs="Times New Roman"/>
          <w:b/>
          <w:sz w:val="24"/>
          <w:szCs w:val="24"/>
        </w:rPr>
        <w:t xml:space="preserve"> </w:t>
      </w:r>
      <w:r w:rsidRPr="00435514">
        <w:rPr>
          <w:rFonts w:ascii="Calibri" w:eastAsia="Calibri" w:hAnsi="Calibri" w:cs="Times New Roman"/>
          <w:sz w:val="24"/>
          <w:szCs w:val="24"/>
        </w:rPr>
        <w:t>κάνει ερωτήσεις σε έναν χρήστη</w:t>
      </w:r>
      <w:r w:rsidRPr="00435514">
        <w:rPr>
          <w:rFonts w:ascii="Calibri" w:eastAsia="Calibri" w:hAnsi="Calibri" w:cs="Times New Roman"/>
          <w:b/>
          <w:sz w:val="24"/>
          <w:szCs w:val="24"/>
        </w:rPr>
        <w:t xml:space="preserve"> κατ’επανάλληψη </w:t>
      </w:r>
      <w:r w:rsidRPr="00435514">
        <w:rPr>
          <w:rFonts w:ascii="Calibri" w:eastAsia="Calibri" w:hAnsi="Calibri" w:cs="Times New Roman"/>
          <w:sz w:val="24"/>
          <w:szCs w:val="24"/>
        </w:rPr>
        <w:t>στο θέμα των απλών μαθηματικών</w:t>
      </w:r>
      <w:r w:rsidRPr="00435514">
        <w:rPr>
          <w:rFonts w:ascii="Calibri" w:eastAsia="Calibri" w:hAnsi="Calibri" w:cs="Times New Roman"/>
          <w:b/>
          <w:sz w:val="24"/>
          <w:szCs w:val="24"/>
        </w:rPr>
        <w:t>.</w:t>
      </w:r>
    </w:p>
    <w:p w14:paraId="5F619DDC" w14:textId="33434A41" w:rsidR="00435514" w:rsidRPr="00435514" w:rsidRDefault="00435514" w:rsidP="0029658F">
      <w:pPr>
        <w:spacing w:after="160" w:line="360" w:lineRule="auto"/>
        <w:jc w:val="both"/>
        <w:rPr>
          <w:rFonts w:ascii="Calibri" w:eastAsia="Calibri" w:hAnsi="Calibri" w:cs="Times New Roman"/>
          <w:b/>
          <w:sz w:val="24"/>
          <w:szCs w:val="24"/>
        </w:rPr>
      </w:pPr>
      <w:r w:rsidRPr="00435514">
        <w:rPr>
          <w:rFonts w:ascii="Calibri" w:eastAsia="Calibri" w:hAnsi="Calibri" w:cs="Times New Roman"/>
          <w:b/>
          <w:sz w:val="24"/>
          <w:szCs w:val="24"/>
        </w:rPr>
        <w:t xml:space="preserve">Ερωτήσεις σαν: </w:t>
      </w:r>
      <w:r w:rsidRPr="00435514">
        <w:rPr>
          <w:rFonts w:ascii="Calibri" w:eastAsia="Calibri" w:hAnsi="Calibri" w:cs="Times New Roman"/>
          <w:sz w:val="24"/>
          <w:szCs w:val="24"/>
        </w:rPr>
        <w:t>Πες μου πόσο κάνει το</w:t>
      </w:r>
      <w:r w:rsidRPr="00435514">
        <w:rPr>
          <w:rFonts w:ascii="Calibri" w:eastAsia="Calibri" w:hAnsi="Calibri" w:cs="Times New Roman"/>
          <w:b/>
          <w:sz w:val="24"/>
          <w:szCs w:val="24"/>
        </w:rPr>
        <w:t xml:space="preserve"> 5 συν 5 </w:t>
      </w:r>
      <w:r w:rsidRPr="00435514">
        <w:rPr>
          <w:rFonts w:ascii="Calibri" w:eastAsia="Calibri" w:hAnsi="Calibri" w:cs="Times New Roman"/>
          <w:sz w:val="24"/>
          <w:szCs w:val="24"/>
        </w:rPr>
        <w:t>ή</w:t>
      </w:r>
      <w:r w:rsidRPr="00435514">
        <w:rPr>
          <w:rFonts w:ascii="Calibri" w:eastAsia="Calibri" w:hAnsi="Calibri" w:cs="Times New Roman"/>
          <w:b/>
          <w:sz w:val="24"/>
          <w:szCs w:val="24"/>
        </w:rPr>
        <w:t xml:space="preserve"> </w:t>
      </w:r>
      <w:r w:rsidRPr="00435514">
        <w:rPr>
          <w:rFonts w:ascii="Calibri" w:eastAsia="Calibri" w:hAnsi="Calibri" w:cs="Times New Roman"/>
          <w:sz w:val="24"/>
          <w:szCs w:val="24"/>
        </w:rPr>
        <w:t>το</w:t>
      </w:r>
      <w:r w:rsidRPr="00435514">
        <w:rPr>
          <w:rFonts w:ascii="Calibri" w:eastAsia="Calibri" w:hAnsi="Calibri" w:cs="Times New Roman"/>
          <w:b/>
          <w:sz w:val="24"/>
          <w:szCs w:val="24"/>
        </w:rPr>
        <w:t xml:space="preserve"> 7 επί 7</w:t>
      </w:r>
    </w:p>
    <w:p w14:paraId="3EF1F549" w14:textId="77777777" w:rsidR="00435514" w:rsidRPr="00435514" w:rsidRDefault="00435514" w:rsidP="0029658F">
      <w:pPr>
        <w:spacing w:after="160" w:line="360" w:lineRule="auto"/>
        <w:jc w:val="both"/>
        <w:rPr>
          <w:rFonts w:ascii="Calibri" w:eastAsia="Calibri" w:hAnsi="Calibri" w:cs="Times New Roman"/>
          <w:b/>
          <w:sz w:val="24"/>
          <w:szCs w:val="24"/>
        </w:rPr>
      </w:pPr>
      <w:r w:rsidRPr="00435514">
        <w:rPr>
          <w:rFonts w:ascii="Calibri" w:eastAsia="Calibri" w:hAnsi="Calibri" w:cs="Times New Roman"/>
          <w:sz w:val="24"/>
          <w:szCs w:val="24"/>
        </w:rPr>
        <w:t>Δηλαδή</w:t>
      </w:r>
      <w:r w:rsidRPr="00435514">
        <w:rPr>
          <w:rFonts w:ascii="Calibri" w:eastAsia="Calibri" w:hAnsi="Calibri" w:cs="Times New Roman"/>
          <w:b/>
          <w:sz w:val="24"/>
          <w:szCs w:val="24"/>
        </w:rPr>
        <w:t>: { Αριθμός Χ } τελεστής { Αριθμός Υ }</w:t>
      </w:r>
    </w:p>
    <w:p w14:paraId="635BCEBA" w14:textId="07345851" w:rsidR="00435514" w:rsidRPr="00435514" w:rsidRDefault="00435514" w:rsidP="00435514">
      <w:pPr>
        <w:spacing w:after="160" w:line="259" w:lineRule="auto"/>
        <w:jc w:val="center"/>
        <w:rPr>
          <w:rFonts w:ascii="Calibri" w:eastAsia="Calibri" w:hAnsi="Calibri" w:cs="Times New Roman"/>
          <w:b/>
          <w:sz w:val="24"/>
          <w:szCs w:val="24"/>
          <w:lang w:val="en-US"/>
        </w:rPr>
      </w:pPr>
      <w:r w:rsidRPr="00435514">
        <w:rPr>
          <w:rFonts w:ascii="Calibri" w:eastAsia="Calibri" w:hAnsi="Calibri" w:cs="Times New Roman"/>
          <w:b/>
          <w:noProof/>
          <w:sz w:val="24"/>
          <w:szCs w:val="24"/>
          <w:lang w:val="en-US"/>
        </w:rPr>
        <w:drawing>
          <wp:inline distT="0" distB="0" distL="0" distR="0" wp14:anchorId="24FB1637" wp14:editId="43D74F68">
            <wp:extent cx="5780764" cy="1463040"/>
            <wp:effectExtent l="0" t="0" r="0" b="3810"/>
            <wp:docPr id="14" name="Picture 14" descr="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87150" cy="1464656"/>
                    </a:xfrm>
                    <a:prstGeom prst="rect">
                      <a:avLst/>
                    </a:prstGeom>
                    <a:noFill/>
                    <a:ln>
                      <a:noFill/>
                    </a:ln>
                  </pic:spPr>
                </pic:pic>
              </a:graphicData>
            </a:graphic>
          </wp:inline>
        </w:drawing>
      </w:r>
    </w:p>
    <w:p w14:paraId="5416B446" w14:textId="77777777" w:rsidR="00435514" w:rsidRPr="00435514" w:rsidRDefault="00435514" w:rsidP="00435514">
      <w:pPr>
        <w:spacing w:after="160" w:line="259" w:lineRule="auto"/>
        <w:jc w:val="center"/>
        <w:rPr>
          <w:rFonts w:ascii="Calibri" w:eastAsia="Calibri" w:hAnsi="Calibri" w:cs="Times New Roman"/>
          <w:b/>
          <w:sz w:val="24"/>
          <w:szCs w:val="24"/>
        </w:rPr>
      </w:pPr>
      <w:r w:rsidRPr="00435514">
        <w:rPr>
          <w:rFonts w:ascii="Calibri" w:eastAsia="Calibri" w:hAnsi="Calibri" w:cs="Times New Roman"/>
          <w:b/>
          <w:sz w:val="24"/>
          <w:szCs w:val="24"/>
        </w:rPr>
        <w:t>Εικόνα 1: Κουμπιά επιλογής παράμετρων</w:t>
      </w:r>
    </w:p>
    <w:p w14:paraId="7F162D85" w14:textId="59FD97BA" w:rsidR="00435514" w:rsidRPr="00435514" w:rsidRDefault="00435514" w:rsidP="007168AB">
      <w:pPr>
        <w:spacing w:after="160" w:line="360" w:lineRule="auto"/>
        <w:ind w:firstLine="720"/>
        <w:jc w:val="both"/>
        <w:rPr>
          <w:rFonts w:ascii="Calibri" w:eastAsia="Calibri" w:hAnsi="Calibri" w:cs="Times New Roman"/>
          <w:b/>
          <w:sz w:val="24"/>
          <w:szCs w:val="24"/>
        </w:rPr>
      </w:pPr>
      <w:r w:rsidRPr="00435514">
        <w:rPr>
          <w:rFonts w:ascii="Calibri" w:eastAsia="Calibri" w:hAnsi="Calibri" w:cs="Times New Roman"/>
          <w:sz w:val="24"/>
          <w:szCs w:val="24"/>
        </w:rPr>
        <w:lastRenderedPageBreak/>
        <w:t xml:space="preserve">Στην εικόνα 1, το </w:t>
      </w:r>
      <w:r w:rsidRPr="00435514">
        <w:rPr>
          <w:rFonts w:ascii="Calibri" w:eastAsia="Calibri" w:hAnsi="Calibri" w:cs="Times New Roman"/>
          <w:b/>
          <w:sz w:val="24"/>
          <w:szCs w:val="24"/>
        </w:rPr>
        <w:t xml:space="preserve">1 </w:t>
      </w:r>
      <w:r w:rsidRPr="00435514">
        <w:rPr>
          <w:rFonts w:ascii="Calibri" w:eastAsia="Calibri" w:hAnsi="Calibri" w:cs="Times New Roman"/>
          <w:sz w:val="24"/>
          <w:szCs w:val="24"/>
        </w:rPr>
        <w:t xml:space="preserve">είναι η επιλογή δυσκολίας, στο </w:t>
      </w:r>
      <w:r w:rsidRPr="00435514">
        <w:rPr>
          <w:rFonts w:ascii="Calibri" w:eastAsia="Calibri" w:hAnsi="Calibri" w:cs="Times New Roman"/>
          <w:b/>
          <w:sz w:val="24"/>
          <w:szCs w:val="24"/>
        </w:rPr>
        <w:t>εύκολο</w:t>
      </w:r>
      <w:r w:rsidRPr="00435514">
        <w:rPr>
          <w:rFonts w:ascii="Calibri" w:eastAsia="Calibri" w:hAnsi="Calibri" w:cs="Times New Roman"/>
          <w:sz w:val="24"/>
          <w:szCs w:val="24"/>
        </w:rPr>
        <w:t xml:space="preserve">, ο </w:t>
      </w:r>
      <w:r w:rsidRPr="00435514">
        <w:rPr>
          <w:rFonts w:ascii="Calibri" w:eastAsia="Calibri" w:hAnsi="Calibri" w:cs="Times New Roman"/>
          <w:b/>
          <w:sz w:val="24"/>
          <w:szCs w:val="24"/>
        </w:rPr>
        <w:t xml:space="preserve">{ Αριθμός Υ } </w:t>
      </w:r>
      <w:r w:rsidRPr="00435514">
        <w:rPr>
          <w:rFonts w:ascii="Calibri" w:eastAsia="Calibri" w:hAnsi="Calibri" w:cs="Times New Roman"/>
          <w:sz w:val="24"/>
          <w:szCs w:val="24"/>
        </w:rPr>
        <w:t>πέρνει τιμές απο το</w:t>
      </w:r>
      <w:r w:rsidR="007168AB">
        <w:rPr>
          <w:rFonts w:ascii="Calibri" w:eastAsia="Calibri" w:hAnsi="Calibri" w:cs="Times New Roman"/>
          <w:b/>
          <w:sz w:val="24"/>
          <w:szCs w:val="24"/>
        </w:rPr>
        <w:t xml:space="preserve"> 1 έως το 9 </w:t>
      </w:r>
      <w:r w:rsidR="007168AB" w:rsidRPr="007168AB">
        <w:rPr>
          <w:rFonts w:ascii="Calibri" w:eastAsia="Calibri" w:hAnsi="Calibri" w:cs="Times New Roman"/>
          <w:sz w:val="24"/>
          <w:szCs w:val="24"/>
        </w:rPr>
        <w:t>και</w:t>
      </w:r>
      <w:r w:rsidR="007168AB">
        <w:rPr>
          <w:rFonts w:ascii="Calibri" w:eastAsia="Calibri" w:hAnsi="Calibri" w:cs="Times New Roman"/>
          <w:b/>
          <w:sz w:val="24"/>
          <w:szCs w:val="24"/>
        </w:rPr>
        <w:t xml:space="preserve"> </w:t>
      </w:r>
      <w:r w:rsidRPr="00435514">
        <w:rPr>
          <w:rFonts w:ascii="Calibri" w:eastAsia="Calibri" w:hAnsi="Calibri" w:cs="Times New Roman"/>
          <w:sz w:val="24"/>
          <w:szCs w:val="24"/>
        </w:rPr>
        <w:t xml:space="preserve">στο </w:t>
      </w:r>
      <w:r w:rsidRPr="00435514">
        <w:rPr>
          <w:rFonts w:ascii="Calibri" w:eastAsia="Calibri" w:hAnsi="Calibri" w:cs="Times New Roman"/>
          <w:b/>
          <w:sz w:val="24"/>
          <w:szCs w:val="24"/>
        </w:rPr>
        <w:t>δύσκολο</w:t>
      </w:r>
      <w:r w:rsidRPr="00435514">
        <w:rPr>
          <w:rFonts w:ascii="Calibri" w:eastAsia="Calibri" w:hAnsi="Calibri" w:cs="Times New Roman"/>
          <w:sz w:val="24"/>
          <w:szCs w:val="24"/>
        </w:rPr>
        <w:t xml:space="preserve">, ο </w:t>
      </w:r>
      <w:r w:rsidRPr="00435514">
        <w:rPr>
          <w:rFonts w:ascii="Calibri" w:eastAsia="Calibri" w:hAnsi="Calibri" w:cs="Times New Roman"/>
          <w:b/>
          <w:sz w:val="24"/>
          <w:szCs w:val="24"/>
        </w:rPr>
        <w:t xml:space="preserve">{ Αριθμός Υ } </w:t>
      </w:r>
      <w:r w:rsidRPr="00435514">
        <w:rPr>
          <w:rFonts w:ascii="Calibri" w:eastAsia="Calibri" w:hAnsi="Calibri" w:cs="Times New Roman"/>
          <w:sz w:val="24"/>
          <w:szCs w:val="24"/>
        </w:rPr>
        <w:t>πέρνει τιμές απο το</w:t>
      </w:r>
      <w:r w:rsidRPr="00435514">
        <w:rPr>
          <w:rFonts w:ascii="Calibri" w:eastAsia="Calibri" w:hAnsi="Calibri" w:cs="Times New Roman"/>
          <w:b/>
          <w:sz w:val="24"/>
          <w:szCs w:val="24"/>
        </w:rPr>
        <w:t xml:space="preserve"> 10 έως το 20.</w:t>
      </w:r>
    </w:p>
    <w:p w14:paraId="10DD346A" w14:textId="77777777" w:rsidR="00435514" w:rsidRPr="00435514" w:rsidRDefault="00435514" w:rsidP="0029658F">
      <w:pPr>
        <w:spacing w:after="160" w:line="360" w:lineRule="auto"/>
        <w:ind w:firstLine="720"/>
        <w:jc w:val="both"/>
        <w:rPr>
          <w:rFonts w:ascii="Calibri" w:eastAsia="Calibri" w:hAnsi="Calibri" w:cs="Times New Roman"/>
          <w:b/>
          <w:sz w:val="24"/>
          <w:szCs w:val="24"/>
        </w:rPr>
      </w:pPr>
      <w:r w:rsidRPr="00435514">
        <w:rPr>
          <w:rFonts w:ascii="Calibri" w:eastAsia="Calibri" w:hAnsi="Calibri" w:cs="Times New Roman"/>
          <w:sz w:val="24"/>
          <w:szCs w:val="24"/>
        </w:rPr>
        <w:t xml:space="preserve">Στην εικόνα 1, το </w:t>
      </w:r>
      <w:r w:rsidRPr="00435514">
        <w:rPr>
          <w:rFonts w:ascii="Calibri" w:eastAsia="Calibri" w:hAnsi="Calibri" w:cs="Times New Roman"/>
          <w:b/>
          <w:sz w:val="24"/>
          <w:szCs w:val="24"/>
        </w:rPr>
        <w:t xml:space="preserve">2 </w:t>
      </w:r>
      <w:r w:rsidRPr="00435514">
        <w:rPr>
          <w:rFonts w:ascii="Calibri" w:eastAsia="Calibri" w:hAnsi="Calibri" w:cs="Times New Roman"/>
          <w:sz w:val="24"/>
          <w:szCs w:val="24"/>
        </w:rPr>
        <w:t xml:space="preserve">είναι η επιλογή τελεστή, ο </w:t>
      </w:r>
      <w:r w:rsidRPr="00435514">
        <w:rPr>
          <w:rFonts w:ascii="Calibri" w:eastAsia="Calibri" w:hAnsi="Calibri" w:cs="Times New Roman"/>
          <w:b/>
          <w:sz w:val="24"/>
          <w:szCs w:val="24"/>
        </w:rPr>
        <w:t xml:space="preserve">τελεστής </w:t>
      </w:r>
      <w:r w:rsidRPr="00435514">
        <w:rPr>
          <w:rFonts w:ascii="Calibri" w:eastAsia="Calibri" w:hAnsi="Calibri" w:cs="Times New Roman"/>
          <w:sz w:val="24"/>
          <w:szCs w:val="24"/>
        </w:rPr>
        <w:t>αλλάζει απο την πρόσθεση(</w:t>
      </w:r>
      <w:r w:rsidRPr="00435514">
        <w:rPr>
          <w:rFonts w:ascii="Calibri" w:eastAsia="Calibri" w:hAnsi="Calibri" w:cs="Times New Roman"/>
          <w:b/>
          <w:sz w:val="24"/>
          <w:szCs w:val="24"/>
        </w:rPr>
        <w:t>Σύν</w:t>
      </w:r>
      <w:r w:rsidRPr="00435514">
        <w:rPr>
          <w:rFonts w:ascii="Calibri" w:eastAsia="Calibri" w:hAnsi="Calibri" w:cs="Times New Roman"/>
          <w:sz w:val="24"/>
          <w:szCs w:val="24"/>
        </w:rPr>
        <w:t>),την αφαίρεση(</w:t>
      </w:r>
      <w:r w:rsidRPr="00435514">
        <w:rPr>
          <w:rFonts w:ascii="Calibri" w:eastAsia="Calibri" w:hAnsi="Calibri" w:cs="Times New Roman"/>
          <w:b/>
          <w:sz w:val="24"/>
          <w:szCs w:val="24"/>
        </w:rPr>
        <w:t>Πλήν</w:t>
      </w:r>
      <w:r w:rsidRPr="00435514">
        <w:rPr>
          <w:rFonts w:ascii="Calibri" w:eastAsia="Calibri" w:hAnsi="Calibri" w:cs="Times New Roman"/>
          <w:sz w:val="24"/>
          <w:szCs w:val="24"/>
        </w:rPr>
        <w:t>),τον πολλαπλασιαμό(</w:t>
      </w:r>
      <w:r w:rsidRPr="00435514">
        <w:rPr>
          <w:rFonts w:ascii="Calibri" w:eastAsia="Calibri" w:hAnsi="Calibri" w:cs="Times New Roman"/>
          <w:b/>
          <w:sz w:val="24"/>
          <w:szCs w:val="24"/>
        </w:rPr>
        <w:t>Επί</w:t>
      </w:r>
      <w:r w:rsidRPr="00435514">
        <w:rPr>
          <w:rFonts w:ascii="Calibri" w:eastAsia="Calibri" w:hAnsi="Calibri" w:cs="Times New Roman"/>
          <w:sz w:val="24"/>
          <w:szCs w:val="24"/>
        </w:rPr>
        <w:t>)και την διαίρεση(</w:t>
      </w:r>
      <w:r w:rsidRPr="00435514">
        <w:rPr>
          <w:rFonts w:ascii="Calibri" w:eastAsia="Calibri" w:hAnsi="Calibri" w:cs="Times New Roman"/>
          <w:b/>
          <w:sz w:val="24"/>
          <w:szCs w:val="24"/>
        </w:rPr>
        <w:t>Διά</w:t>
      </w:r>
      <w:r w:rsidRPr="00435514">
        <w:rPr>
          <w:rFonts w:ascii="Calibri" w:eastAsia="Calibri" w:hAnsi="Calibri" w:cs="Times New Roman"/>
          <w:sz w:val="24"/>
          <w:szCs w:val="24"/>
        </w:rPr>
        <w:t>)</w:t>
      </w:r>
      <w:r w:rsidRPr="00435514">
        <w:rPr>
          <w:rFonts w:ascii="Calibri" w:eastAsia="Calibri" w:hAnsi="Calibri" w:cs="Times New Roman"/>
          <w:b/>
          <w:sz w:val="24"/>
          <w:szCs w:val="24"/>
        </w:rPr>
        <w:t>.</w:t>
      </w:r>
    </w:p>
    <w:p w14:paraId="11308BF8" w14:textId="77777777" w:rsidR="00435514" w:rsidRPr="00435514" w:rsidRDefault="00435514" w:rsidP="0029658F">
      <w:pPr>
        <w:spacing w:after="160" w:line="360" w:lineRule="auto"/>
        <w:ind w:firstLine="720"/>
        <w:jc w:val="both"/>
        <w:rPr>
          <w:rFonts w:ascii="Calibri" w:eastAsia="Calibri" w:hAnsi="Calibri" w:cs="Times New Roman"/>
          <w:b/>
          <w:sz w:val="24"/>
          <w:szCs w:val="24"/>
        </w:rPr>
      </w:pPr>
      <w:r w:rsidRPr="00435514">
        <w:rPr>
          <w:rFonts w:ascii="Calibri" w:eastAsia="Calibri" w:hAnsi="Calibri" w:cs="Times New Roman"/>
          <w:sz w:val="24"/>
          <w:szCs w:val="24"/>
        </w:rPr>
        <w:t xml:space="preserve">Στην εικόνα 1, το </w:t>
      </w:r>
      <w:r w:rsidRPr="00435514">
        <w:rPr>
          <w:rFonts w:ascii="Calibri" w:eastAsia="Calibri" w:hAnsi="Calibri" w:cs="Times New Roman"/>
          <w:b/>
          <w:sz w:val="24"/>
          <w:szCs w:val="24"/>
        </w:rPr>
        <w:t xml:space="preserve">3 </w:t>
      </w:r>
      <w:r w:rsidRPr="00435514">
        <w:rPr>
          <w:rFonts w:ascii="Calibri" w:eastAsia="Calibri" w:hAnsi="Calibri" w:cs="Times New Roman"/>
          <w:sz w:val="24"/>
          <w:szCs w:val="24"/>
        </w:rPr>
        <w:t xml:space="preserve">είναι η επιλογή αριθμού, ο </w:t>
      </w:r>
      <w:r w:rsidRPr="00435514">
        <w:rPr>
          <w:rFonts w:ascii="Calibri" w:eastAsia="Calibri" w:hAnsi="Calibri" w:cs="Times New Roman"/>
          <w:b/>
          <w:sz w:val="24"/>
          <w:szCs w:val="24"/>
        </w:rPr>
        <w:t xml:space="preserve">{ Αριθμός Χ } </w:t>
      </w:r>
      <w:r w:rsidRPr="00435514">
        <w:rPr>
          <w:rFonts w:ascii="Calibri" w:eastAsia="Calibri" w:hAnsi="Calibri" w:cs="Times New Roman"/>
          <w:sz w:val="24"/>
          <w:szCs w:val="24"/>
        </w:rPr>
        <w:t>πέρνει τιμές απο το</w:t>
      </w:r>
      <w:r w:rsidRPr="00435514">
        <w:rPr>
          <w:rFonts w:ascii="Calibri" w:eastAsia="Calibri" w:hAnsi="Calibri" w:cs="Times New Roman"/>
          <w:b/>
          <w:sz w:val="24"/>
          <w:szCs w:val="24"/>
        </w:rPr>
        <w:t xml:space="preserve"> 1 έως το 9.</w:t>
      </w:r>
    </w:p>
    <w:p w14:paraId="0E766B2F" w14:textId="6C479653" w:rsidR="00435514" w:rsidRPr="00435514" w:rsidRDefault="00435514" w:rsidP="0029658F">
      <w:pPr>
        <w:spacing w:after="160" w:line="360" w:lineRule="auto"/>
        <w:jc w:val="both"/>
        <w:rPr>
          <w:rFonts w:ascii="Calibri" w:eastAsia="Calibri" w:hAnsi="Calibri" w:cs="Times New Roman"/>
          <w:sz w:val="24"/>
          <w:szCs w:val="24"/>
        </w:rPr>
      </w:pPr>
      <w:r w:rsidRPr="00435514">
        <w:rPr>
          <w:rFonts w:ascii="Calibri" w:eastAsia="Calibri" w:hAnsi="Calibri" w:cs="Times New Roman"/>
          <w:sz w:val="24"/>
          <w:szCs w:val="24"/>
        </w:rPr>
        <w:t xml:space="preserve">Στην εικόνα 1, το </w:t>
      </w:r>
      <w:r w:rsidRPr="00435514">
        <w:rPr>
          <w:rFonts w:ascii="Calibri" w:eastAsia="Calibri" w:hAnsi="Calibri" w:cs="Times New Roman"/>
          <w:b/>
          <w:sz w:val="24"/>
          <w:szCs w:val="24"/>
        </w:rPr>
        <w:t xml:space="preserve">4 </w:t>
      </w:r>
      <w:r w:rsidRPr="00435514">
        <w:rPr>
          <w:rFonts w:ascii="Calibri" w:eastAsia="Calibri" w:hAnsi="Calibri" w:cs="Times New Roman"/>
          <w:sz w:val="24"/>
          <w:szCs w:val="24"/>
        </w:rPr>
        <w:t>είναι η επιλογή Γλώσσας</w:t>
      </w:r>
      <w:r w:rsidRPr="00435514">
        <w:rPr>
          <w:rFonts w:ascii="Calibri" w:eastAsia="Calibri" w:hAnsi="Calibri" w:cs="Times New Roman"/>
          <w:noProof/>
          <w:sz w:val="24"/>
          <w:szCs w:val="24"/>
          <w:lang w:val="en-US"/>
        </w:rPr>
        <w:drawing>
          <wp:inline distT="0" distB="0" distL="0" distR="0" wp14:anchorId="4F900BDA" wp14:editId="40DD989A">
            <wp:extent cx="5414645" cy="826766"/>
            <wp:effectExtent l="0" t="0" r="0" b="0"/>
            <wp:docPr id="10" name="Picture 10" descr="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37287" cy="845492"/>
                    </a:xfrm>
                    <a:prstGeom prst="rect">
                      <a:avLst/>
                    </a:prstGeom>
                    <a:noFill/>
                    <a:ln>
                      <a:noFill/>
                    </a:ln>
                  </pic:spPr>
                </pic:pic>
              </a:graphicData>
            </a:graphic>
          </wp:inline>
        </w:drawing>
      </w:r>
    </w:p>
    <w:p w14:paraId="6FFAA57D" w14:textId="77777777" w:rsidR="00435514" w:rsidRPr="00435514" w:rsidRDefault="00435514" w:rsidP="00435514">
      <w:pPr>
        <w:spacing w:after="160" w:line="259" w:lineRule="auto"/>
        <w:jc w:val="center"/>
        <w:rPr>
          <w:rFonts w:ascii="Calibri" w:eastAsia="Calibri" w:hAnsi="Calibri" w:cs="Times New Roman"/>
          <w:b/>
          <w:sz w:val="24"/>
          <w:szCs w:val="24"/>
        </w:rPr>
      </w:pPr>
      <w:r w:rsidRPr="00435514">
        <w:rPr>
          <w:rFonts w:ascii="Calibri" w:eastAsia="Calibri" w:hAnsi="Calibri" w:cs="Times New Roman"/>
          <w:b/>
          <w:sz w:val="24"/>
          <w:szCs w:val="24"/>
        </w:rPr>
        <w:t>Εικόνα 2: Πλαίσιο γραφής χρήστη</w:t>
      </w:r>
    </w:p>
    <w:p w14:paraId="7DABAE2F" w14:textId="77777777" w:rsidR="00435514" w:rsidRPr="00435514" w:rsidRDefault="00435514" w:rsidP="007168AB">
      <w:pPr>
        <w:spacing w:after="160" w:line="360" w:lineRule="auto"/>
        <w:ind w:firstLine="720"/>
        <w:jc w:val="both"/>
        <w:rPr>
          <w:rFonts w:ascii="Calibri" w:eastAsia="Calibri" w:hAnsi="Calibri" w:cs="Times New Roman"/>
          <w:sz w:val="24"/>
          <w:szCs w:val="24"/>
        </w:rPr>
      </w:pPr>
      <w:r w:rsidRPr="00435514">
        <w:rPr>
          <w:rFonts w:ascii="Calibri" w:eastAsia="Calibri" w:hAnsi="Calibri" w:cs="Times New Roman"/>
          <w:sz w:val="24"/>
          <w:szCs w:val="24"/>
        </w:rPr>
        <w:t xml:space="preserve">Στην εικόνα 2, το </w:t>
      </w:r>
      <w:r w:rsidRPr="00435514">
        <w:rPr>
          <w:rFonts w:ascii="Calibri" w:eastAsia="Calibri" w:hAnsi="Calibri" w:cs="Times New Roman"/>
          <w:b/>
          <w:sz w:val="24"/>
          <w:szCs w:val="24"/>
        </w:rPr>
        <w:t xml:space="preserve">1 </w:t>
      </w:r>
      <w:r w:rsidRPr="00435514">
        <w:rPr>
          <w:rFonts w:ascii="Calibri" w:eastAsia="Calibri" w:hAnsi="Calibri" w:cs="Times New Roman"/>
          <w:sz w:val="24"/>
          <w:szCs w:val="24"/>
        </w:rPr>
        <w:t xml:space="preserve">είναι το πεδίο όπου γράφει το μήνυμα ο χρήστης, και πατάει </w:t>
      </w:r>
      <w:r w:rsidRPr="00435514">
        <w:rPr>
          <w:rFonts w:ascii="Calibri" w:eastAsia="Calibri" w:hAnsi="Calibri" w:cs="Times New Roman"/>
          <w:sz w:val="24"/>
          <w:szCs w:val="24"/>
          <w:lang w:val="en-US"/>
        </w:rPr>
        <w:t>Enter</w:t>
      </w:r>
      <w:r w:rsidRPr="00435514">
        <w:rPr>
          <w:rFonts w:ascii="Calibri" w:eastAsia="Calibri" w:hAnsi="Calibri" w:cs="Times New Roman"/>
          <w:sz w:val="24"/>
          <w:szCs w:val="24"/>
        </w:rPr>
        <w:t xml:space="preserve"> για να το στείλει</w:t>
      </w:r>
    </w:p>
    <w:p w14:paraId="3E4631FE" w14:textId="77777777" w:rsidR="00435514" w:rsidRPr="00435514" w:rsidRDefault="00435514" w:rsidP="007168AB">
      <w:pPr>
        <w:spacing w:after="160" w:line="360" w:lineRule="auto"/>
        <w:ind w:firstLine="720"/>
        <w:jc w:val="both"/>
        <w:rPr>
          <w:rFonts w:ascii="Calibri" w:eastAsia="Calibri" w:hAnsi="Calibri" w:cs="Times New Roman"/>
          <w:sz w:val="24"/>
          <w:szCs w:val="24"/>
        </w:rPr>
      </w:pPr>
      <w:r w:rsidRPr="00435514">
        <w:rPr>
          <w:rFonts w:ascii="Calibri" w:eastAsia="Calibri" w:hAnsi="Calibri" w:cs="Times New Roman"/>
          <w:sz w:val="24"/>
          <w:szCs w:val="24"/>
        </w:rPr>
        <w:t xml:space="preserve">Στην εικόνα 2, το </w:t>
      </w:r>
      <w:r w:rsidRPr="00435514">
        <w:rPr>
          <w:rFonts w:ascii="Calibri" w:eastAsia="Calibri" w:hAnsi="Calibri" w:cs="Times New Roman"/>
          <w:b/>
          <w:sz w:val="24"/>
          <w:szCs w:val="24"/>
        </w:rPr>
        <w:t xml:space="preserve">2 </w:t>
      </w:r>
      <w:r w:rsidRPr="00435514">
        <w:rPr>
          <w:rFonts w:ascii="Calibri" w:eastAsia="Calibri" w:hAnsi="Calibri" w:cs="Times New Roman"/>
          <w:sz w:val="24"/>
          <w:szCs w:val="24"/>
        </w:rPr>
        <w:t>είναι οι επιλογές φώνης, ομιλίας και ανάγνωσης, υποστηρίζουν μόνο αγγλικά</w:t>
      </w:r>
    </w:p>
    <w:p w14:paraId="25F8ACED" w14:textId="253A24D7" w:rsidR="00435514" w:rsidRPr="00435514" w:rsidRDefault="00435514" w:rsidP="00435514">
      <w:pPr>
        <w:spacing w:after="160" w:line="259" w:lineRule="auto"/>
        <w:rPr>
          <w:rFonts w:ascii="Calibri" w:eastAsia="Calibri" w:hAnsi="Calibri" w:cs="Times New Roman"/>
          <w:b/>
          <w:sz w:val="24"/>
          <w:szCs w:val="24"/>
        </w:rPr>
      </w:pPr>
      <w:r w:rsidRPr="00435514">
        <w:rPr>
          <w:rFonts w:ascii="Calibri" w:eastAsia="Calibri" w:hAnsi="Calibri" w:cs="Times New Roman"/>
          <w:b/>
          <w:noProof/>
          <w:sz w:val="24"/>
          <w:szCs w:val="24"/>
          <w:lang w:val="en-US"/>
        </w:rPr>
        <w:drawing>
          <wp:inline distT="0" distB="0" distL="0" distR="0" wp14:anchorId="64239C29" wp14:editId="3D18528E">
            <wp:extent cx="5549845" cy="1097280"/>
            <wp:effectExtent l="0" t="0" r="0" b="7620"/>
            <wp:docPr id="9" name="Picture 9" descr="p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66781" cy="1100628"/>
                    </a:xfrm>
                    <a:prstGeom prst="rect">
                      <a:avLst/>
                    </a:prstGeom>
                    <a:noFill/>
                    <a:ln>
                      <a:noFill/>
                    </a:ln>
                  </pic:spPr>
                </pic:pic>
              </a:graphicData>
            </a:graphic>
          </wp:inline>
        </w:drawing>
      </w:r>
    </w:p>
    <w:p w14:paraId="500EB6CB" w14:textId="77777777" w:rsidR="00435514" w:rsidRPr="00435514" w:rsidRDefault="00435514" w:rsidP="00435514">
      <w:pPr>
        <w:spacing w:after="160" w:line="259" w:lineRule="auto"/>
        <w:jc w:val="center"/>
        <w:rPr>
          <w:rFonts w:ascii="Calibri" w:eastAsia="Calibri" w:hAnsi="Calibri" w:cs="Times New Roman"/>
          <w:b/>
          <w:sz w:val="24"/>
          <w:szCs w:val="24"/>
        </w:rPr>
      </w:pPr>
      <w:r w:rsidRPr="00435514">
        <w:rPr>
          <w:rFonts w:ascii="Calibri" w:eastAsia="Calibri" w:hAnsi="Calibri" w:cs="Times New Roman"/>
          <w:b/>
          <w:sz w:val="24"/>
          <w:szCs w:val="24"/>
        </w:rPr>
        <w:t>Εικόνα 3: Πλαίσιο συνεδρίας χρήστη</w:t>
      </w:r>
    </w:p>
    <w:p w14:paraId="5F877A83"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 xml:space="preserve">Στην εικόνα 3, το </w:t>
      </w:r>
      <w:r w:rsidRPr="00435514">
        <w:rPr>
          <w:rFonts w:ascii="Calibri" w:eastAsia="Calibri" w:hAnsi="Calibri" w:cs="Times New Roman"/>
          <w:b/>
          <w:sz w:val="24"/>
          <w:szCs w:val="24"/>
        </w:rPr>
        <w:t xml:space="preserve">1 </w:t>
      </w:r>
      <w:r w:rsidRPr="00435514">
        <w:rPr>
          <w:rFonts w:ascii="Calibri" w:eastAsia="Calibri" w:hAnsi="Calibri" w:cs="Times New Roman"/>
          <w:sz w:val="24"/>
          <w:szCs w:val="24"/>
        </w:rPr>
        <w:t xml:space="preserve">είναι τα </w:t>
      </w:r>
      <w:r w:rsidRPr="00435514">
        <w:rPr>
          <w:rFonts w:ascii="Calibri" w:eastAsia="Calibri" w:hAnsi="Calibri" w:cs="Times New Roman"/>
          <w:b/>
          <w:sz w:val="24"/>
          <w:szCs w:val="24"/>
        </w:rPr>
        <w:t>λάθοι</w:t>
      </w:r>
      <w:r w:rsidRPr="00435514">
        <w:rPr>
          <w:rFonts w:ascii="Calibri" w:eastAsia="Calibri" w:hAnsi="Calibri" w:cs="Times New Roman"/>
          <w:sz w:val="24"/>
          <w:szCs w:val="24"/>
        </w:rPr>
        <w:t xml:space="preserve"> που έκανε ο χρήστης στην συνεδρία.</w:t>
      </w:r>
    </w:p>
    <w:p w14:paraId="6B73DB97"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 xml:space="preserve">Στην εικόνα 3, το </w:t>
      </w:r>
      <w:r w:rsidRPr="00435514">
        <w:rPr>
          <w:rFonts w:ascii="Calibri" w:eastAsia="Calibri" w:hAnsi="Calibri" w:cs="Times New Roman"/>
          <w:b/>
          <w:sz w:val="24"/>
          <w:szCs w:val="24"/>
        </w:rPr>
        <w:t xml:space="preserve">2 </w:t>
      </w:r>
      <w:r w:rsidRPr="00435514">
        <w:rPr>
          <w:rFonts w:ascii="Calibri" w:eastAsia="Calibri" w:hAnsi="Calibri" w:cs="Times New Roman"/>
          <w:sz w:val="24"/>
          <w:szCs w:val="24"/>
        </w:rPr>
        <w:t xml:space="preserve">είναι τα </w:t>
      </w:r>
      <w:r w:rsidRPr="00435514">
        <w:rPr>
          <w:rFonts w:ascii="Calibri" w:eastAsia="Calibri" w:hAnsi="Calibri" w:cs="Times New Roman"/>
          <w:b/>
          <w:sz w:val="24"/>
          <w:szCs w:val="24"/>
        </w:rPr>
        <w:t>Σώστα</w:t>
      </w:r>
      <w:r w:rsidRPr="00435514">
        <w:rPr>
          <w:rFonts w:ascii="Calibri" w:eastAsia="Calibri" w:hAnsi="Calibri" w:cs="Times New Roman"/>
          <w:sz w:val="24"/>
          <w:szCs w:val="24"/>
        </w:rPr>
        <w:t xml:space="preserve"> που έκανε ο χρήστης στην συνεδρία.</w:t>
      </w:r>
    </w:p>
    <w:p w14:paraId="56BC0E30" w14:textId="698BCC74"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lastRenderedPageBreak/>
        <w:t xml:space="preserve">Στην εικόνα 3, το </w:t>
      </w:r>
      <w:r w:rsidRPr="00435514">
        <w:rPr>
          <w:rFonts w:ascii="Calibri" w:eastAsia="Calibri" w:hAnsi="Calibri" w:cs="Times New Roman"/>
          <w:b/>
          <w:sz w:val="24"/>
          <w:szCs w:val="24"/>
        </w:rPr>
        <w:t xml:space="preserve">3 </w:t>
      </w:r>
      <w:r w:rsidRPr="00435514">
        <w:rPr>
          <w:rFonts w:ascii="Calibri" w:eastAsia="Calibri" w:hAnsi="Calibri" w:cs="Times New Roman"/>
          <w:sz w:val="24"/>
          <w:szCs w:val="24"/>
        </w:rPr>
        <w:t xml:space="preserve">είναι η </w:t>
      </w:r>
      <w:r w:rsidRPr="00435514">
        <w:rPr>
          <w:rFonts w:ascii="Calibri" w:eastAsia="Calibri" w:hAnsi="Calibri" w:cs="Times New Roman"/>
          <w:b/>
          <w:sz w:val="24"/>
          <w:szCs w:val="24"/>
        </w:rPr>
        <w:t>επανεκκίνηση</w:t>
      </w:r>
      <w:r w:rsidRPr="00435514">
        <w:rPr>
          <w:rFonts w:ascii="Calibri" w:eastAsia="Calibri" w:hAnsi="Calibri" w:cs="Times New Roman"/>
          <w:sz w:val="24"/>
          <w:szCs w:val="24"/>
        </w:rPr>
        <w:t xml:space="preserve"> της τρέχων συνεδρίας.</w:t>
      </w:r>
      <w:r w:rsidRPr="00435514">
        <w:rPr>
          <w:rFonts w:ascii="Calibri" w:eastAsia="Calibri" w:hAnsi="Calibri" w:cs="Times New Roman"/>
          <w:noProof/>
          <w:sz w:val="24"/>
          <w:szCs w:val="24"/>
          <w:lang w:val="en-US"/>
        </w:rPr>
        <w:drawing>
          <wp:inline distT="0" distB="0" distL="0" distR="0" wp14:anchorId="452AB54C" wp14:editId="660F2B30">
            <wp:extent cx="5414673" cy="3752850"/>
            <wp:effectExtent l="0" t="0" r="0" b="0"/>
            <wp:docPr id="3" name="Picture 3" descr="pi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3653" cy="3766005"/>
                    </a:xfrm>
                    <a:prstGeom prst="rect">
                      <a:avLst/>
                    </a:prstGeom>
                    <a:noFill/>
                    <a:ln>
                      <a:noFill/>
                    </a:ln>
                  </pic:spPr>
                </pic:pic>
              </a:graphicData>
            </a:graphic>
          </wp:inline>
        </w:drawing>
      </w:r>
    </w:p>
    <w:p w14:paraId="07793BA8" w14:textId="77777777" w:rsidR="00435514" w:rsidRPr="00435514" w:rsidRDefault="00435514" w:rsidP="00435514">
      <w:pPr>
        <w:spacing w:after="160" w:line="259" w:lineRule="auto"/>
        <w:jc w:val="center"/>
        <w:rPr>
          <w:rFonts w:ascii="Calibri" w:eastAsia="Calibri" w:hAnsi="Calibri" w:cs="Times New Roman"/>
          <w:b/>
          <w:sz w:val="24"/>
          <w:szCs w:val="24"/>
        </w:rPr>
      </w:pPr>
      <w:r w:rsidRPr="00435514">
        <w:rPr>
          <w:rFonts w:ascii="Calibri" w:eastAsia="Calibri" w:hAnsi="Calibri" w:cs="Times New Roman"/>
          <w:b/>
          <w:sz w:val="24"/>
          <w:szCs w:val="24"/>
        </w:rPr>
        <w:t xml:space="preserve">Εικόνα 4: </w:t>
      </w:r>
      <w:r w:rsidRPr="00435514">
        <w:rPr>
          <w:rFonts w:ascii="Calibri" w:eastAsia="Calibri" w:hAnsi="Calibri" w:cs="Times New Roman"/>
          <w:b/>
          <w:sz w:val="24"/>
          <w:szCs w:val="24"/>
          <w:lang w:val="en-US"/>
        </w:rPr>
        <w:t>White</w:t>
      </w:r>
      <w:r w:rsidRPr="00435514">
        <w:rPr>
          <w:rFonts w:ascii="Calibri" w:eastAsia="Calibri" w:hAnsi="Calibri" w:cs="Times New Roman"/>
          <w:b/>
          <w:sz w:val="24"/>
          <w:szCs w:val="24"/>
        </w:rPr>
        <w:t>-</w:t>
      </w:r>
      <w:r w:rsidRPr="00435514">
        <w:rPr>
          <w:rFonts w:ascii="Calibri" w:eastAsia="Calibri" w:hAnsi="Calibri" w:cs="Times New Roman"/>
          <w:b/>
          <w:sz w:val="24"/>
          <w:szCs w:val="24"/>
          <w:lang w:val="en-US"/>
        </w:rPr>
        <w:t>Board</w:t>
      </w:r>
    </w:p>
    <w:p w14:paraId="50F244F1" w14:textId="77777777" w:rsidR="00435514" w:rsidRPr="00435514" w:rsidRDefault="00435514" w:rsidP="0029658F">
      <w:pPr>
        <w:spacing w:after="160" w:line="360" w:lineRule="auto"/>
        <w:ind w:firstLine="720"/>
        <w:jc w:val="both"/>
        <w:rPr>
          <w:rFonts w:ascii="Calibri" w:eastAsia="Calibri" w:hAnsi="Calibri" w:cs="Times New Roman"/>
          <w:sz w:val="24"/>
          <w:szCs w:val="24"/>
        </w:rPr>
      </w:pPr>
      <w:r w:rsidRPr="00435514">
        <w:rPr>
          <w:rFonts w:ascii="Calibri" w:eastAsia="Calibri" w:hAnsi="Calibri" w:cs="Times New Roman"/>
          <w:sz w:val="24"/>
          <w:szCs w:val="24"/>
        </w:rPr>
        <w:t xml:space="preserve">Το </w:t>
      </w:r>
      <w:r w:rsidRPr="00435514">
        <w:rPr>
          <w:rFonts w:ascii="Calibri" w:eastAsia="Calibri" w:hAnsi="Calibri" w:cs="Times New Roman"/>
          <w:b/>
          <w:sz w:val="24"/>
          <w:szCs w:val="24"/>
          <w:lang w:val="en-US"/>
        </w:rPr>
        <w:t>White</w:t>
      </w:r>
      <w:r w:rsidRPr="00435514">
        <w:rPr>
          <w:rFonts w:ascii="Calibri" w:eastAsia="Calibri" w:hAnsi="Calibri" w:cs="Times New Roman"/>
          <w:b/>
          <w:sz w:val="24"/>
          <w:szCs w:val="24"/>
        </w:rPr>
        <w:t>-</w:t>
      </w:r>
      <w:r w:rsidRPr="00435514">
        <w:rPr>
          <w:rFonts w:ascii="Calibri" w:eastAsia="Calibri" w:hAnsi="Calibri" w:cs="Times New Roman"/>
          <w:b/>
          <w:sz w:val="24"/>
          <w:szCs w:val="24"/>
          <w:lang w:val="en-US"/>
        </w:rPr>
        <w:t>Board</w:t>
      </w:r>
      <w:r w:rsidRPr="00435514">
        <w:rPr>
          <w:rFonts w:ascii="Calibri" w:eastAsia="Calibri" w:hAnsi="Calibri" w:cs="Times New Roman"/>
          <w:b/>
          <w:sz w:val="24"/>
          <w:szCs w:val="24"/>
        </w:rPr>
        <w:t xml:space="preserve"> </w:t>
      </w:r>
      <w:r w:rsidRPr="00435514">
        <w:rPr>
          <w:rFonts w:ascii="Calibri" w:eastAsia="Calibri" w:hAnsi="Calibri" w:cs="Times New Roman"/>
          <w:sz w:val="24"/>
          <w:szCs w:val="24"/>
        </w:rPr>
        <w:t xml:space="preserve">είναι μια συμπληρωματική λειτουργία όπου τα μαθηματικά που κάνει το </w:t>
      </w:r>
      <w:proofErr w:type="spellStart"/>
      <w:r w:rsidRPr="00435514">
        <w:rPr>
          <w:rFonts w:ascii="Calibri" w:eastAsia="Calibri" w:hAnsi="Calibri" w:cs="Times New Roman"/>
          <w:b/>
          <w:sz w:val="24"/>
          <w:szCs w:val="24"/>
          <w:lang w:val="en-US"/>
        </w:rPr>
        <w:t>chatbot</w:t>
      </w:r>
      <w:proofErr w:type="spellEnd"/>
      <w:r w:rsidRPr="00435514">
        <w:rPr>
          <w:rFonts w:ascii="Calibri" w:eastAsia="Calibri" w:hAnsi="Calibri" w:cs="Times New Roman"/>
          <w:sz w:val="24"/>
          <w:szCs w:val="24"/>
        </w:rPr>
        <w:t xml:space="preserve"> εξηγούνται με όλα τα </w:t>
      </w:r>
      <w:r w:rsidRPr="00435514">
        <w:rPr>
          <w:rFonts w:ascii="Calibri" w:eastAsia="Calibri" w:hAnsi="Calibri" w:cs="Times New Roman"/>
          <w:b/>
          <w:sz w:val="24"/>
          <w:szCs w:val="24"/>
        </w:rPr>
        <w:t>ενδιάμεσα βήματα</w:t>
      </w:r>
      <w:r w:rsidRPr="00435514">
        <w:rPr>
          <w:rFonts w:ascii="Calibri" w:eastAsia="Calibri" w:hAnsi="Calibri" w:cs="Times New Roman"/>
          <w:sz w:val="24"/>
          <w:szCs w:val="24"/>
        </w:rPr>
        <w:t xml:space="preserve"> της </w:t>
      </w:r>
      <w:r w:rsidRPr="00435514">
        <w:rPr>
          <w:rFonts w:ascii="Calibri" w:eastAsia="Calibri" w:hAnsi="Calibri" w:cs="Times New Roman"/>
          <w:b/>
          <w:sz w:val="24"/>
          <w:szCs w:val="24"/>
        </w:rPr>
        <w:t xml:space="preserve">λύσης. </w:t>
      </w:r>
      <w:r w:rsidRPr="00435514">
        <w:rPr>
          <w:rFonts w:ascii="Calibri" w:eastAsia="Calibri" w:hAnsi="Calibri" w:cs="Times New Roman"/>
          <w:sz w:val="24"/>
          <w:szCs w:val="24"/>
        </w:rPr>
        <w:t xml:space="preserve">Πέρνει το ίδιο φορμάτ όπως το </w:t>
      </w:r>
      <w:proofErr w:type="spellStart"/>
      <w:r w:rsidRPr="00435514">
        <w:rPr>
          <w:rFonts w:ascii="Calibri" w:eastAsia="Calibri" w:hAnsi="Calibri" w:cs="Times New Roman"/>
          <w:sz w:val="24"/>
          <w:szCs w:val="24"/>
          <w:lang w:val="en-US"/>
        </w:rPr>
        <w:t>chatbot</w:t>
      </w:r>
      <w:proofErr w:type="spellEnd"/>
      <w:r w:rsidRPr="00435514">
        <w:rPr>
          <w:rFonts w:ascii="Calibri" w:eastAsia="Calibri" w:hAnsi="Calibri" w:cs="Times New Roman"/>
          <w:sz w:val="24"/>
          <w:szCs w:val="24"/>
        </w:rPr>
        <w:t>.</w:t>
      </w:r>
    </w:p>
    <w:p w14:paraId="794BB221" w14:textId="77777777" w:rsidR="00435514" w:rsidRPr="00435514" w:rsidRDefault="00435514" w:rsidP="0029658F">
      <w:pPr>
        <w:spacing w:after="160" w:line="360" w:lineRule="auto"/>
        <w:jc w:val="both"/>
        <w:rPr>
          <w:rFonts w:ascii="Calibri" w:eastAsia="Calibri" w:hAnsi="Calibri" w:cs="Times New Roman"/>
          <w:sz w:val="24"/>
          <w:szCs w:val="24"/>
        </w:rPr>
      </w:pPr>
      <w:r w:rsidRPr="00435514">
        <w:rPr>
          <w:rFonts w:ascii="Calibri" w:eastAsia="Calibri" w:hAnsi="Calibri" w:cs="Times New Roman"/>
          <w:sz w:val="24"/>
          <w:szCs w:val="24"/>
        </w:rPr>
        <w:t>Δηλαδή</w:t>
      </w:r>
      <w:r w:rsidRPr="00435514">
        <w:rPr>
          <w:rFonts w:ascii="Calibri" w:eastAsia="Calibri" w:hAnsi="Calibri" w:cs="Times New Roman"/>
          <w:b/>
          <w:sz w:val="24"/>
          <w:szCs w:val="24"/>
        </w:rPr>
        <w:t xml:space="preserve">: { Αριθμός Χ } τελεστής { Αριθμός Υ } </w:t>
      </w:r>
      <w:r w:rsidRPr="00435514">
        <w:rPr>
          <w:rFonts w:ascii="Calibri" w:eastAsia="Calibri" w:hAnsi="Calibri" w:cs="Times New Roman"/>
          <w:sz w:val="24"/>
          <w:szCs w:val="24"/>
        </w:rPr>
        <w:t>όπου Χ είναι Α και Υ είναι Β.</w:t>
      </w:r>
    </w:p>
    <w:p w14:paraId="08242C8E" w14:textId="77777777" w:rsidR="00435514" w:rsidRPr="00435514" w:rsidRDefault="00435514" w:rsidP="0029658F">
      <w:pPr>
        <w:spacing w:after="160" w:line="360" w:lineRule="auto"/>
        <w:jc w:val="both"/>
        <w:rPr>
          <w:rFonts w:ascii="Calibri" w:eastAsia="Calibri" w:hAnsi="Calibri" w:cs="Times New Roman"/>
          <w:sz w:val="24"/>
          <w:szCs w:val="24"/>
        </w:rPr>
      </w:pPr>
    </w:p>
    <w:p w14:paraId="6ECDE6CD" w14:textId="77777777" w:rsidR="00435514" w:rsidRPr="00435514" w:rsidRDefault="00435514" w:rsidP="0029658F">
      <w:pPr>
        <w:spacing w:after="160" w:line="360" w:lineRule="auto"/>
        <w:jc w:val="both"/>
        <w:rPr>
          <w:rFonts w:ascii="Calibri" w:eastAsia="Calibri" w:hAnsi="Calibri" w:cs="Times New Roman"/>
          <w:sz w:val="24"/>
          <w:szCs w:val="24"/>
        </w:rPr>
      </w:pPr>
      <w:r w:rsidRPr="00435514">
        <w:rPr>
          <w:rFonts w:ascii="Calibri" w:eastAsia="Calibri" w:hAnsi="Calibri" w:cs="Times New Roman"/>
          <w:sz w:val="24"/>
          <w:szCs w:val="24"/>
        </w:rPr>
        <w:t xml:space="preserve">Στην εικόνα 4, το </w:t>
      </w:r>
      <w:r w:rsidRPr="00435514">
        <w:rPr>
          <w:rFonts w:ascii="Calibri" w:eastAsia="Calibri" w:hAnsi="Calibri" w:cs="Times New Roman"/>
          <w:b/>
          <w:sz w:val="24"/>
          <w:szCs w:val="24"/>
        </w:rPr>
        <w:t xml:space="preserve">1 </w:t>
      </w:r>
      <w:r w:rsidRPr="00435514">
        <w:rPr>
          <w:rFonts w:ascii="Calibri" w:eastAsia="Calibri" w:hAnsi="Calibri" w:cs="Times New Roman"/>
          <w:sz w:val="24"/>
          <w:szCs w:val="24"/>
        </w:rPr>
        <w:t>είναι o</w:t>
      </w:r>
      <w:r w:rsidRPr="00435514">
        <w:rPr>
          <w:rFonts w:ascii="Calibri" w:eastAsia="Calibri" w:hAnsi="Calibri" w:cs="Times New Roman"/>
          <w:b/>
          <w:sz w:val="24"/>
          <w:szCs w:val="24"/>
        </w:rPr>
        <w:t xml:space="preserve"> { Αριθμός Χ } </w:t>
      </w:r>
      <w:r w:rsidRPr="00435514">
        <w:rPr>
          <w:rFonts w:ascii="Calibri" w:eastAsia="Calibri" w:hAnsi="Calibri" w:cs="Times New Roman"/>
          <w:sz w:val="24"/>
          <w:szCs w:val="24"/>
        </w:rPr>
        <w:t xml:space="preserve"> </w:t>
      </w:r>
    </w:p>
    <w:p w14:paraId="6C1C2E8C" w14:textId="77777777" w:rsidR="00435514" w:rsidRPr="00435514" w:rsidRDefault="00435514" w:rsidP="0029658F">
      <w:pPr>
        <w:spacing w:after="160" w:line="360" w:lineRule="auto"/>
        <w:jc w:val="both"/>
        <w:rPr>
          <w:rFonts w:ascii="Calibri" w:eastAsia="Calibri" w:hAnsi="Calibri" w:cs="Times New Roman"/>
          <w:b/>
          <w:sz w:val="24"/>
          <w:szCs w:val="24"/>
        </w:rPr>
      </w:pPr>
      <w:r w:rsidRPr="00435514">
        <w:rPr>
          <w:rFonts w:ascii="Calibri" w:eastAsia="Calibri" w:hAnsi="Calibri" w:cs="Times New Roman"/>
          <w:sz w:val="24"/>
          <w:szCs w:val="24"/>
        </w:rPr>
        <w:t xml:space="preserve">Στην εικόνα 4, το </w:t>
      </w:r>
      <w:r w:rsidRPr="00435514">
        <w:rPr>
          <w:rFonts w:ascii="Calibri" w:eastAsia="Calibri" w:hAnsi="Calibri" w:cs="Times New Roman"/>
          <w:b/>
          <w:sz w:val="24"/>
          <w:szCs w:val="24"/>
        </w:rPr>
        <w:t xml:space="preserve">2 </w:t>
      </w:r>
      <w:r w:rsidRPr="00435514">
        <w:rPr>
          <w:rFonts w:ascii="Calibri" w:eastAsia="Calibri" w:hAnsi="Calibri" w:cs="Times New Roman"/>
          <w:sz w:val="24"/>
          <w:szCs w:val="24"/>
        </w:rPr>
        <w:t xml:space="preserve">είναι ο </w:t>
      </w:r>
      <w:r w:rsidRPr="00435514">
        <w:rPr>
          <w:rFonts w:ascii="Calibri" w:eastAsia="Calibri" w:hAnsi="Calibri" w:cs="Times New Roman"/>
          <w:b/>
          <w:sz w:val="24"/>
          <w:szCs w:val="24"/>
        </w:rPr>
        <w:t>{ Αριθμός Υ }</w:t>
      </w:r>
    </w:p>
    <w:p w14:paraId="1032963E" w14:textId="77777777" w:rsidR="00435514" w:rsidRPr="00435514" w:rsidRDefault="00435514" w:rsidP="0029658F">
      <w:pPr>
        <w:spacing w:after="160" w:line="360" w:lineRule="auto"/>
        <w:jc w:val="both"/>
        <w:rPr>
          <w:rFonts w:ascii="Calibri" w:eastAsia="Calibri" w:hAnsi="Calibri" w:cs="Times New Roman"/>
          <w:sz w:val="24"/>
          <w:szCs w:val="24"/>
        </w:rPr>
      </w:pPr>
      <w:r w:rsidRPr="00435514">
        <w:rPr>
          <w:rFonts w:ascii="Calibri" w:eastAsia="Calibri" w:hAnsi="Calibri" w:cs="Times New Roman"/>
          <w:sz w:val="24"/>
          <w:szCs w:val="24"/>
        </w:rPr>
        <w:t xml:space="preserve">Στην εικόνα 4, το </w:t>
      </w:r>
      <w:r w:rsidRPr="00435514">
        <w:rPr>
          <w:rFonts w:ascii="Calibri" w:eastAsia="Calibri" w:hAnsi="Calibri" w:cs="Times New Roman"/>
          <w:b/>
          <w:sz w:val="24"/>
          <w:szCs w:val="24"/>
        </w:rPr>
        <w:t xml:space="preserve">3 </w:t>
      </w:r>
      <w:r w:rsidRPr="00435514">
        <w:rPr>
          <w:rFonts w:ascii="Calibri" w:eastAsia="Calibri" w:hAnsi="Calibri" w:cs="Times New Roman"/>
          <w:sz w:val="24"/>
          <w:szCs w:val="24"/>
        </w:rPr>
        <w:t xml:space="preserve">είναι ο </w:t>
      </w:r>
      <w:r w:rsidRPr="00435514">
        <w:rPr>
          <w:rFonts w:ascii="Calibri" w:eastAsia="Calibri" w:hAnsi="Calibri" w:cs="Times New Roman"/>
          <w:b/>
          <w:sz w:val="24"/>
          <w:szCs w:val="24"/>
        </w:rPr>
        <w:t xml:space="preserve">τελεστής, </w:t>
      </w:r>
      <w:r w:rsidRPr="00435514">
        <w:rPr>
          <w:rFonts w:ascii="Calibri" w:eastAsia="Calibri" w:hAnsi="Calibri" w:cs="Times New Roman"/>
          <w:sz w:val="24"/>
          <w:szCs w:val="24"/>
        </w:rPr>
        <w:t xml:space="preserve">επιλογή με </w:t>
      </w:r>
      <w:r w:rsidRPr="00435514">
        <w:rPr>
          <w:rFonts w:ascii="Calibri" w:eastAsia="Calibri" w:hAnsi="Calibri" w:cs="Times New Roman"/>
          <w:sz w:val="24"/>
          <w:szCs w:val="24"/>
          <w:lang w:val="en-US"/>
        </w:rPr>
        <w:t>right</w:t>
      </w:r>
      <w:r w:rsidRPr="00435514">
        <w:rPr>
          <w:rFonts w:ascii="Calibri" w:eastAsia="Calibri" w:hAnsi="Calibri" w:cs="Times New Roman"/>
          <w:sz w:val="24"/>
          <w:szCs w:val="24"/>
        </w:rPr>
        <w:t>-</w:t>
      </w:r>
      <w:r w:rsidRPr="00435514">
        <w:rPr>
          <w:rFonts w:ascii="Calibri" w:eastAsia="Calibri" w:hAnsi="Calibri" w:cs="Times New Roman"/>
          <w:sz w:val="24"/>
          <w:szCs w:val="24"/>
          <w:lang w:val="en-US"/>
        </w:rPr>
        <w:t>click</w:t>
      </w:r>
      <w:r w:rsidRPr="00435514">
        <w:rPr>
          <w:rFonts w:ascii="Calibri" w:eastAsia="Calibri" w:hAnsi="Calibri" w:cs="Times New Roman"/>
          <w:sz w:val="24"/>
          <w:szCs w:val="24"/>
        </w:rPr>
        <w:t>!</w:t>
      </w:r>
    </w:p>
    <w:p w14:paraId="7FBA72DB" w14:textId="77777777" w:rsidR="00435514" w:rsidRPr="00435514" w:rsidRDefault="00435514" w:rsidP="0029658F">
      <w:pPr>
        <w:spacing w:after="160" w:line="360" w:lineRule="auto"/>
        <w:jc w:val="both"/>
        <w:rPr>
          <w:rFonts w:ascii="Calibri" w:eastAsia="Calibri" w:hAnsi="Calibri" w:cs="Times New Roman"/>
          <w:sz w:val="24"/>
          <w:szCs w:val="24"/>
        </w:rPr>
      </w:pPr>
      <w:r w:rsidRPr="00435514">
        <w:rPr>
          <w:rFonts w:ascii="Calibri" w:eastAsia="Calibri" w:hAnsi="Calibri" w:cs="Times New Roman"/>
          <w:sz w:val="24"/>
          <w:szCs w:val="24"/>
        </w:rPr>
        <w:t xml:space="preserve">Στην εικόνα 4, το </w:t>
      </w:r>
      <w:r w:rsidRPr="00435514">
        <w:rPr>
          <w:rFonts w:ascii="Calibri" w:eastAsia="Calibri" w:hAnsi="Calibri" w:cs="Times New Roman"/>
          <w:b/>
          <w:sz w:val="24"/>
          <w:szCs w:val="24"/>
        </w:rPr>
        <w:t xml:space="preserve">4 </w:t>
      </w:r>
      <w:r w:rsidRPr="00435514">
        <w:rPr>
          <w:rFonts w:ascii="Calibri" w:eastAsia="Calibri" w:hAnsi="Calibri" w:cs="Times New Roman"/>
          <w:sz w:val="24"/>
          <w:szCs w:val="24"/>
        </w:rPr>
        <w:t xml:space="preserve">είναι το </w:t>
      </w:r>
      <w:r w:rsidRPr="00435514">
        <w:rPr>
          <w:rFonts w:ascii="Calibri" w:eastAsia="Calibri" w:hAnsi="Calibri" w:cs="Times New Roman"/>
          <w:b/>
          <w:sz w:val="24"/>
          <w:szCs w:val="24"/>
          <w:lang w:val="en-US"/>
        </w:rPr>
        <w:t>Enter</w:t>
      </w:r>
      <w:r w:rsidRPr="00435514">
        <w:rPr>
          <w:rFonts w:ascii="Calibri" w:eastAsia="Calibri" w:hAnsi="Calibri" w:cs="Times New Roman"/>
          <w:b/>
          <w:sz w:val="24"/>
          <w:szCs w:val="24"/>
        </w:rPr>
        <w:t xml:space="preserve"> </w:t>
      </w:r>
      <w:r w:rsidRPr="00435514">
        <w:rPr>
          <w:rFonts w:ascii="Calibri" w:eastAsia="Calibri" w:hAnsi="Calibri" w:cs="Times New Roman"/>
          <w:sz w:val="24"/>
          <w:szCs w:val="24"/>
          <w:lang w:val="en-US"/>
        </w:rPr>
        <w:t>return</w:t>
      </w:r>
    </w:p>
    <w:p w14:paraId="2ED52D73" w14:textId="77777777" w:rsidR="00435514" w:rsidRPr="00435514" w:rsidRDefault="00435514" w:rsidP="0029658F">
      <w:pPr>
        <w:spacing w:after="160" w:line="360" w:lineRule="auto"/>
        <w:jc w:val="both"/>
        <w:rPr>
          <w:rFonts w:ascii="Calibri" w:eastAsia="Calibri" w:hAnsi="Calibri" w:cs="Times New Roman"/>
          <w:sz w:val="24"/>
          <w:szCs w:val="24"/>
        </w:rPr>
      </w:pPr>
      <w:r w:rsidRPr="00435514">
        <w:rPr>
          <w:rFonts w:ascii="Calibri" w:eastAsia="Calibri" w:hAnsi="Calibri" w:cs="Times New Roman"/>
          <w:sz w:val="24"/>
          <w:szCs w:val="24"/>
        </w:rPr>
        <w:t xml:space="preserve">Στην εικόνα 4, το </w:t>
      </w:r>
      <w:r w:rsidRPr="00435514">
        <w:rPr>
          <w:rFonts w:ascii="Calibri" w:eastAsia="Calibri" w:hAnsi="Calibri" w:cs="Times New Roman"/>
          <w:b/>
          <w:sz w:val="24"/>
          <w:szCs w:val="24"/>
        </w:rPr>
        <w:t xml:space="preserve">5 </w:t>
      </w:r>
      <w:r w:rsidRPr="00435514">
        <w:rPr>
          <w:rFonts w:ascii="Calibri" w:eastAsia="Calibri" w:hAnsi="Calibri" w:cs="Times New Roman"/>
          <w:sz w:val="24"/>
          <w:szCs w:val="24"/>
        </w:rPr>
        <w:t xml:space="preserve">είναι οι λειτουργίες </w:t>
      </w:r>
      <w:r w:rsidRPr="00435514">
        <w:rPr>
          <w:rFonts w:ascii="Calibri" w:eastAsia="Calibri" w:hAnsi="Calibri" w:cs="Times New Roman"/>
          <w:sz w:val="24"/>
          <w:szCs w:val="24"/>
          <w:u w:val="single"/>
        </w:rPr>
        <w:t>ανάβασης</w:t>
      </w:r>
      <w:r w:rsidRPr="00435514">
        <w:rPr>
          <w:rFonts w:ascii="Calibri" w:eastAsia="Calibri" w:hAnsi="Calibri" w:cs="Times New Roman"/>
          <w:sz w:val="24"/>
          <w:szCs w:val="24"/>
        </w:rPr>
        <w:t>-</w:t>
      </w:r>
      <w:r w:rsidRPr="00435514">
        <w:rPr>
          <w:rFonts w:ascii="Calibri" w:eastAsia="Calibri" w:hAnsi="Calibri" w:cs="Times New Roman"/>
          <w:sz w:val="24"/>
          <w:szCs w:val="24"/>
          <w:u w:val="single"/>
        </w:rPr>
        <w:t>κατάβασης</w:t>
      </w:r>
      <w:r w:rsidRPr="00435514">
        <w:rPr>
          <w:rFonts w:ascii="Calibri" w:eastAsia="Calibri" w:hAnsi="Calibri" w:cs="Times New Roman"/>
          <w:sz w:val="24"/>
          <w:szCs w:val="24"/>
        </w:rPr>
        <w:t xml:space="preserve"> στα </w:t>
      </w:r>
      <w:r w:rsidRPr="00435514">
        <w:rPr>
          <w:rFonts w:ascii="Calibri" w:eastAsia="Calibri" w:hAnsi="Calibri" w:cs="Times New Roman"/>
          <w:b/>
          <w:sz w:val="24"/>
          <w:szCs w:val="24"/>
        </w:rPr>
        <w:t>ενδιάμεσα βήματα</w:t>
      </w:r>
    </w:p>
    <w:p w14:paraId="433D7237" w14:textId="77777777" w:rsidR="00435514" w:rsidRPr="00435514" w:rsidRDefault="00435514" w:rsidP="0029658F">
      <w:pPr>
        <w:spacing w:after="160" w:line="360" w:lineRule="auto"/>
        <w:jc w:val="both"/>
        <w:rPr>
          <w:rFonts w:ascii="Calibri" w:eastAsia="Calibri" w:hAnsi="Calibri" w:cs="Times New Roman"/>
          <w:sz w:val="24"/>
          <w:szCs w:val="24"/>
        </w:rPr>
      </w:pPr>
      <w:r w:rsidRPr="00435514">
        <w:rPr>
          <w:rFonts w:ascii="Calibri" w:eastAsia="Calibri" w:hAnsi="Calibri" w:cs="Times New Roman"/>
          <w:sz w:val="24"/>
          <w:szCs w:val="24"/>
        </w:rPr>
        <w:t xml:space="preserve">Στην εικόνα 4, το </w:t>
      </w:r>
      <w:r w:rsidRPr="00435514">
        <w:rPr>
          <w:rFonts w:ascii="Calibri" w:eastAsia="Calibri" w:hAnsi="Calibri" w:cs="Times New Roman"/>
          <w:b/>
          <w:sz w:val="24"/>
          <w:szCs w:val="24"/>
        </w:rPr>
        <w:t>6</w:t>
      </w:r>
      <w:r w:rsidRPr="00435514">
        <w:rPr>
          <w:rFonts w:ascii="Calibri" w:eastAsia="Calibri" w:hAnsi="Calibri" w:cs="Times New Roman"/>
          <w:sz w:val="24"/>
          <w:szCs w:val="24"/>
        </w:rPr>
        <w:t xml:space="preserve"> είναι λίγες οδηγίες και πληροφορίες για το κάθε ένα </w:t>
      </w:r>
      <w:r w:rsidRPr="00435514">
        <w:rPr>
          <w:rFonts w:ascii="Calibri" w:eastAsia="Calibri" w:hAnsi="Calibri" w:cs="Times New Roman"/>
          <w:b/>
          <w:sz w:val="24"/>
          <w:szCs w:val="24"/>
        </w:rPr>
        <w:t>ενδιάμεσο βήμα</w:t>
      </w:r>
    </w:p>
    <w:p w14:paraId="27536EDD" w14:textId="77777777" w:rsidR="00435514" w:rsidRPr="00435514" w:rsidRDefault="00435514" w:rsidP="0029658F">
      <w:pPr>
        <w:spacing w:after="160" w:line="360" w:lineRule="auto"/>
        <w:jc w:val="both"/>
        <w:rPr>
          <w:rFonts w:ascii="Calibri" w:eastAsia="Calibri" w:hAnsi="Calibri" w:cs="Times New Roman"/>
          <w:sz w:val="24"/>
          <w:szCs w:val="24"/>
        </w:rPr>
      </w:pPr>
      <w:r w:rsidRPr="00435514">
        <w:rPr>
          <w:rFonts w:ascii="Calibri" w:eastAsia="Calibri" w:hAnsi="Calibri" w:cs="Times New Roman"/>
          <w:b/>
          <w:color w:val="C00000"/>
          <w:sz w:val="24"/>
          <w:szCs w:val="24"/>
        </w:rPr>
        <w:t>Σημείωση</w:t>
      </w:r>
      <w:r w:rsidRPr="00435514">
        <w:rPr>
          <w:rFonts w:ascii="Calibri" w:eastAsia="Calibri" w:hAnsi="Calibri" w:cs="Times New Roman"/>
          <w:sz w:val="24"/>
          <w:szCs w:val="24"/>
        </w:rPr>
        <w:t xml:space="preserve">: Στην </w:t>
      </w:r>
      <w:r w:rsidRPr="00435514">
        <w:rPr>
          <w:rFonts w:ascii="Calibri" w:eastAsia="Calibri" w:hAnsi="Calibri" w:cs="Times New Roman"/>
          <w:b/>
          <w:sz w:val="24"/>
          <w:szCs w:val="24"/>
        </w:rPr>
        <w:t>διαίρεση</w:t>
      </w:r>
      <w:r w:rsidRPr="00435514">
        <w:rPr>
          <w:rFonts w:ascii="Calibri" w:eastAsia="Calibri" w:hAnsi="Calibri" w:cs="Times New Roman"/>
          <w:sz w:val="24"/>
          <w:szCs w:val="24"/>
        </w:rPr>
        <w:t xml:space="preserve"> η </w:t>
      </w:r>
      <w:r w:rsidRPr="00435514">
        <w:rPr>
          <w:rFonts w:ascii="Calibri" w:eastAsia="Calibri" w:hAnsi="Calibri" w:cs="Times New Roman"/>
          <w:sz w:val="24"/>
          <w:szCs w:val="24"/>
          <w:u w:val="single"/>
        </w:rPr>
        <w:t>ανάβαση</w:t>
      </w:r>
      <w:r w:rsidRPr="00435514">
        <w:rPr>
          <w:rFonts w:ascii="Calibri" w:eastAsia="Calibri" w:hAnsi="Calibri" w:cs="Times New Roman"/>
          <w:sz w:val="24"/>
          <w:szCs w:val="24"/>
        </w:rPr>
        <w:t>-</w:t>
      </w:r>
      <w:r w:rsidRPr="00435514">
        <w:rPr>
          <w:rFonts w:ascii="Calibri" w:eastAsia="Calibri" w:hAnsi="Calibri" w:cs="Times New Roman"/>
          <w:sz w:val="24"/>
          <w:szCs w:val="24"/>
          <w:u w:val="single"/>
        </w:rPr>
        <w:t>κατάβαση</w:t>
      </w:r>
      <w:r w:rsidRPr="00435514">
        <w:rPr>
          <w:rFonts w:ascii="Calibri" w:eastAsia="Calibri" w:hAnsi="Calibri" w:cs="Times New Roman"/>
          <w:sz w:val="24"/>
          <w:szCs w:val="24"/>
        </w:rPr>
        <w:t xml:space="preserve"> γίνετε με το </w:t>
      </w:r>
      <w:r w:rsidRPr="00435514">
        <w:rPr>
          <w:rFonts w:ascii="Calibri" w:eastAsia="Calibri" w:hAnsi="Calibri" w:cs="Times New Roman"/>
          <w:sz w:val="24"/>
          <w:szCs w:val="24"/>
          <w:lang w:val="en-US"/>
        </w:rPr>
        <w:t>right</w:t>
      </w:r>
      <w:r w:rsidRPr="00435514">
        <w:rPr>
          <w:rFonts w:ascii="Calibri" w:eastAsia="Calibri" w:hAnsi="Calibri" w:cs="Times New Roman"/>
          <w:sz w:val="24"/>
          <w:szCs w:val="24"/>
        </w:rPr>
        <w:t>-</w:t>
      </w:r>
      <w:r w:rsidRPr="00435514">
        <w:rPr>
          <w:rFonts w:ascii="Calibri" w:eastAsia="Calibri" w:hAnsi="Calibri" w:cs="Times New Roman"/>
          <w:sz w:val="24"/>
          <w:szCs w:val="24"/>
          <w:lang w:val="en-US"/>
        </w:rPr>
        <w:t>left</w:t>
      </w:r>
      <w:r w:rsidRPr="00435514">
        <w:rPr>
          <w:rFonts w:ascii="Calibri" w:eastAsia="Calibri" w:hAnsi="Calibri" w:cs="Times New Roman"/>
          <w:sz w:val="24"/>
          <w:szCs w:val="24"/>
        </w:rPr>
        <w:t xml:space="preserve"> </w:t>
      </w:r>
      <w:r w:rsidRPr="00435514">
        <w:rPr>
          <w:rFonts w:ascii="Calibri" w:eastAsia="Calibri" w:hAnsi="Calibri" w:cs="Times New Roman"/>
          <w:sz w:val="24"/>
          <w:szCs w:val="24"/>
          <w:lang w:val="en-US"/>
        </w:rPr>
        <w:t>click</w:t>
      </w:r>
    </w:p>
    <w:p w14:paraId="46D0E7AE" w14:textId="77777777" w:rsidR="00435514" w:rsidRPr="00435514" w:rsidRDefault="00435514" w:rsidP="00435514">
      <w:pPr>
        <w:spacing w:after="160" w:line="259" w:lineRule="auto"/>
        <w:rPr>
          <w:rFonts w:ascii="Calibri" w:eastAsia="Calibri" w:hAnsi="Calibri" w:cs="Times New Roman"/>
          <w:sz w:val="24"/>
          <w:szCs w:val="24"/>
        </w:rPr>
      </w:pPr>
    </w:p>
    <w:p w14:paraId="5754DE6B" w14:textId="77777777" w:rsidR="00435514" w:rsidRPr="00435514" w:rsidRDefault="00435514" w:rsidP="00435514">
      <w:pPr>
        <w:spacing w:after="160" w:line="259" w:lineRule="auto"/>
        <w:jc w:val="center"/>
        <w:rPr>
          <w:rFonts w:ascii="Calibri" w:eastAsia="Calibri" w:hAnsi="Calibri" w:cs="Times New Roman"/>
          <w:b/>
          <w:sz w:val="24"/>
          <w:szCs w:val="24"/>
        </w:rPr>
      </w:pPr>
      <w:r w:rsidRPr="00435514">
        <w:rPr>
          <w:rFonts w:ascii="Calibri" w:eastAsia="Calibri" w:hAnsi="Calibri" w:cs="Times New Roman"/>
          <w:b/>
          <w:sz w:val="24"/>
          <w:szCs w:val="24"/>
        </w:rPr>
        <w:t>Πινακας 1: Γραπτές εντολές</w:t>
      </w:r>
    </w:p>
    <w:tbl>
      <w:tblPr>
        <w:tblStyle w:val="TableGrid1"/>
        <w:tblW w:w="0" w:type="auto"/>
        <w:tblLook w:val="04A0" w:firstRow="1" w:lastRow="0" w:firstColumn="1" w:lastColumn="0" w:noHBand="0" w:noVBand="1"/>
      </w:tblPr>
      <w:tblGrid>
        <w:gridCol w:w="310"/>
        <w:gridCol w:w="3803"/>
        <w:gridCol w:w="4183"/>
      </w:tblGrid>
      <w:tr w:rsidR="00435514" w:rsidRPr="00435514" w14:paraId="03132E6C" w14:textId="77777777" w:rsidTr="00903770">
        <w:tc>
          <w:tcPr>
            <w:tcW w:w="348" w:type="dxa"/>
          </w:tcPr>
          <w:p w14:paraId="6DE59166" w14:textId="77777777" w:rsidR="00435514" w:rsidRPr="00435514" w:rsidRDefault="00435514" w:rsidP="00435514">
            <w:pPr>
              <w:rPr>
                <w:rFonts w:ascii="Calibri" w:eastAsia="Calibri" w:hAnsi="Calibri" w:cs="Times New Roman"/>
                <w:b/>
                <w:sz w:val="24"/>
                <w:szCs w:val="24"/>
              </w:rPr>
            </w:pPr>
            <w:r w:rsidRPr="00435514">
              <w:rPr>
                <w:rFonts w:ascii="Calibri" w:eastAsia="Calibri" w:hAnsi="Calibri" w:cs="Times New Roman"/>
                <w:b/>
                <w:sz w:val="24"/>
                <w:szCs w:val="24"/>
              </w:rPr>
              <w:t>1</w:t>
            </w:r>
          </w:p>
        </w:tc>
        <w:tc>
          <w:tcPr>
            <w:tcW w:w="4887" w:type="dxa"/>
          </w:tcPr>
          <w:p w14:paraId="1B07F0CA"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do plus of the number five</w:t>
            </w:r>
          </w:p>
        </w:tc>
        <w:tc>
          <w:tcPr>
            <w:tcW w:w="5555" w:type="dxa"/>
          </w:tcPr>
          <w:p w14:paraId="1AAD3D3E" w14:textId="77777777" w:rsidR="00435514" w:rsidRPr="00435514" w:rsidRDefault="00435514" w:rsidP="00435514">
            <w:pPr>
              <w:rPr>
                <w:rFonts w:ascii="Calibri" w:eastAsia="Calibri" w:hAnsi="Calibri" w:cs="Times New Roman"/>
                <w:sz w:val="24"/>
                <w:szCs w:val="24"/>
                <w:lang w:val="el-GR"/>
              </w:rPr>
            </w:pPr>
            <w:r w:rsidRPr="00435514">
              <w:rPr>
                <w:rFonts w:ascii="Calibri" w:eastAsia="Calibri" w:hAnsi="Calibri" w:cs="Times New Roman"/>
                <w:sz w:val="24"/>
                <w:szCs w:val="24"/>
                <w:lang w:val="el-GR"/>
              </w:rPr>
              <w:t>να κάνουμε πρόσθεση του νούμερου πέντε</w:t>
            </w:r>
          </w:p>
        </w:tc>
      </w:tr>
      <w:tr w:rsidR="00435514" w:rsidRPr="00435514" w14:paraId="4B4DE786" w14:textId="77777777" w:rsidTr="00903770">
        <w:tc>
          <w:tcPr>
            <w:tcW w:w="348" w:type="dxa"/>
          </w:tcPr>
          <w:p w14:paraId="11E88FDF" w14:textId="77777777" w:rsidR="00435514" w:rsidRPr="00435514" w:rsidRDefault="00435514" w:rsidP="00435514">
            <w:pPr>
              <w:rPr>
                <w:rFonts w:ascii="Calibri" w:eastAsia="Calibri" w:hAnsi="Calibri" w:cs="Times New Roman"/>
                <w:b/>
                <w:sz w:val="24"/>
                <w:szCs w:val="24"/>
              </w:rPr>
            </w:pPr>
            <w:r w:rsidRPr="00435514">
              <w:rPr>
                <w:rFonts w:ascii="Calibri" w:eastAsia="Calibri" w:hAnsi="Calibri" w:cs="Times New Roman"/>
                <w:b/>
                <w:sz w:val="24"/>
                <w:szCs w:val="24"/>
              </w:rPr>
              <w:t>2</w:t>
            </w:r>
          </w:p>
        </w:tc>
        <w:tc>
          <w:tcPr>
            <w:tcW w:w="4887" w:type="dxa"/>
          </w:tcPr>
          <w:p w14:paraId="21E41F0E"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 xml:space="preserve">do </w:t>
            </w:r>
            <w:proofErr w:type="spellStart"/>
            <w:r w:rsidRPr="00435514">
              <w:rPr>
                <w:rFonts w:ascii="Calibri" w:eastAsia="Calibri" w:hAnsi="Calibri" w:cs="Times New Roman"/>
                <w:sz w:val="24"/>
                <w:szCs w:val="24"/>
              </w:rPr>
              <w:t>plus|minus|multiplication|division</w:t>
            </w:r>
            <w:proofErr w:type="spellEnd"/>
          </w:p>
        </w:tc>
        <w:tc>
          <w:tcPr>
            <w:tcW w:w="5555" w:type="dxa"/>
          </w:tcPr>
          <w:p w14:paraId="478819AD" w14:textId="77777777" w:rsidR="00435514" w:rsidRPr="00435514" w:rsidRDefault="00435514" w:rsidP="00435514">
            <w:pPr>
              <w:rPr>
                <w:rFonts w:ascii="Calibri" w:eastAsia="Calibri" w:hAnsi="Calibri" w:cs="Times New Roman"/>
                <w:sz w:val="24"/>
                <w:szCs w:val="24"/>
                <w:lang w:val="el-GR"/>
              </w:rPr>
            </w:pPr>
            <w:r w:rsidRPr="00435514">
              <w:rPr>
                <w:rFonts w:ascii="Calibri" w:eastAsia="Calibri" w:hAnsi="Calibri" w:cs="Times New Roman"/>
                <w:sz w:val="24"/>
                <w:szCs w:val="24"/>
                <w:lang w:val="el-GR"/>
              </w:rPr>
              <w:t>να κάνουμε πρόσθεση|αφαίρεσηπολλαπλασιασμό|διαίρεση</w:t>
            </w:r>
          </w:p>
        </w:tc>
      </w:tr>
      <w:tr w:rsidR="00435514" w:rsidRPr="00435514" w14:paraId="7282E23B" w14:textId="77777777" w:rsidTr="00903770">
        <w:tc>
          <w:tcPr>
            <w:tcW w:w="348" w:type="dxa"/>
          </w:tcPr>
          <w:p w14:paraId="06B7EC2E" w14:textId="77777777" w:rsidR="00435514" w:rsidRPr="00435514" w:rsidRDefault="00435514" w:rsidP="00435514">
            <w:pPr>
              <w:rPr>
                <w:rFonts w:ascii="Calibri" w:eastAsia="Calibri" w:hAnsi="Calibri" w:cs="Times New Roman"/>
                <w:b/>
                <w:sz w:val="24"/>
                <w:szCs w:val="24"/>
              </w:rPr>
            </w:pPr>
            <w:r w:rsidRPr="00435514">
              <w:rPr>
                <w:rFonts w:ascii="Calibri" w:eastAsia="Calibri" w:hAnsi="Calibri" w:cs="Times New Roman"/>
                <w:b/>
                <w:sz w:val="24"/>
                <w:szCs w:val="24"/>
              </w:rPr>
              <w:t>3</w:t>
            </w:r>
          </w:p>
        </w:tc>
        <w:tc>
          <w:tcPr>
            <w:tcW w:w="4887" w:type="dxa"/>
          </w:tcPr>
          <w:p w14:paraId="58EC54C9"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 xml:space="preserve">do the number </w:t>
            </w:r>
            <w:proofErr w:type="spellStart"/>
            <w:r w:rsidRPr="00435514">
              <w:rPr>
                <w:rFonts w:ascii="Calibri" w:eastAsia="Calibri" w:hAnsi="Calibri" w:cs="Times New Roman"/>
                <w:sz w:val="24"/>
                <w:szCs w:val="24"/>
              </w:rPr>
              <w:t>one|two|three|four|five|six|seven|eight|nine</w:t>
            </w:r>
            <w:proofErr w:type="spellEnd"/>
          </w:p>
        </w:tc>
        <w:tc>
          <w:tcPr>
            <w:tcW w:w="5555" w:type="dxa"/>
          </w:tcPr>
          <w:p w14:paraId="7D7D8612" w14:textId="77777777" w:rsidR="00435514" w:rsidRPr="00435514" w:rsidRDefault="00435514" w:rsidP="00435514">
            <w:pPr>
              <w:rPr>
                <w:rFonts w:ascii="Calibri" w:eastAsia="Calibri" w:hAnsi="Calibri" w:cs="Times New Roman"/>
                <w:sz w:val="24"/>
                <w:szCs w:val="24"/>
                <w:lang w:val="el-GR"/>
              </w:rPr>
            </w:pPr>
            <w:r w:rsidRPr="00435514">
              <w:rPr>
                <w:rFonts w:ascii="Calibri" w:eastAsia="Calibri" w:hAnsi="Calibri" w:cs="Times New Roman"/>
                <w:sz w:val="24"/>
                <w:szCs w:val="24"/>
                <w:lang w:val="el-GR"/>
              </w:rPr>
              <w:t xml:space="preserve">να κάνουμε το νουμερο </w:t>
            </w:r>
          </w:p>
          <w:p w14:paraId="538D65B0" w14:textId="77777777" w:rsidR="00435514" w:rsidRPr="00435514" w:rsidRDefault="00435514" w:rsidP="00435514">
            <w:pPr>
              <w:rPr>
                <w:rFonts w:ascii="Calibri" w:eastAsia="Calibri" w:hAnsi="Calibri" w:cs="Times New Roman"/>
                <w:sz w:val="24"/>
                <w:szCs w:val="24"/>
                <w:lang w:val="el-GR"/>
              </w:rPr>
            </w:pPr>
            <w:r w:rsidRPr="00435514">
              <w:rPr>
                <w:rFonts w:ascii="Calibri" w:eastAsia="Calibri" w:hAnsi="Calibri" w:cs="Times New Roman"/>
                <w:sz w:val="24"/>
                <w:szCs w:val="24"/>
                <w:lang w:val="el-GR"/>
              </w:rPr>
              <w:t>ένα|δύο|τρία|τέσσερα|πέντε|έξι|επτά|οχτώ|εννιά</w:t>
            </w:r>
          </w:p>
        </w:tc>
      </w:tr>
      <w:tr w:rsidR="00435514" w:rsidRPr="00435514" w14:paraId="3A6C2419" w14:textId="77777777" w:rsidTr="00903770">
        <w:tc>
          <w:tcPr>
            <w:tcW w:w="348" w:type="dxa"/>
          </w:tcPr>
          <w:p w14:paraId="222DF4B6" w14:textId="77777777" w:rsidR="00435514" w:rsidRPr="00435514" w:rsidRDefault="00435514" w:rsidP="00435514">
            <w:pPr>
              <w:rPr>
                <w:rFonts w:ascii="Calibri" w:eastAsia="Calibri" w:hAnsi="Calibri" w:cs="Times New Roman"/>
                <w:b/>
                <w:sz w:val="24"/>
                <w:szCs w:val="24"/>
              </w:rPr>
            </w:pPr>
            <w:r w:rsidRPr="00435514">
              <w:rPr>
                <w:rFonts w:ascii="Calibri" w:eastAsia="Calibri" w:hAnsi="Calibri" w:cs="Times New Roman"/>
                <w:b/>
                <w:sz w:val="24"/>
                <w:szCs w:val="24"/>
              </w:rPr>
              <w:t>4</w:t>
            </w:r>
          </w:p>
        </w:tc>
        <w:tc>
          <w:tcPr>
            <w:tcW w:w="4887" w:type="dxa"/>
          </w:tcPr>
          <w:p w14:paraId="5811A695"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 xml:space="preserve">do random </w:t>
            </w:r>
            <w:proofErr w:type="spellStart"/>
            <w:r w:rsidRPr="00435514">
              <w:rPr>
                <w:rFonts w:ascii="Calibri" w:eastAsia="Calibri" w:hAnsi="Calibri" w:cs="Times New Roman"/>
                <w:sz w:val="24"/>
                <w:szCs w:val="24"/>
              </w:rPr>
              <w:t>operator|any</w:t>
            </w:r>
            <w:proofErr w:type="spellEnd"/>
            <w:r w:rsidRPr="00435514">
              <w:rPr>
                <w:rFonts w:ascii="Calibri" w:eastAsia="Calibri" w:hAnsi="Calibri" w:cs="Times New Roman"/>
                <w:sz w:val="24"/>
                <w:szCs w:val="24"/>
              </w:rPr>
              <w:t xml:space="preserve"> operator</w:t>
            </w:r>
          </w:p>
        </w:tc>
        <w:tc>
          <w:tcPr>
            <w:tcW w:w="5555" w:type="dxa"/>
          </w:tcPr>
          <w:p w14:paraId="3830925F"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 xml:space="preserve">να </w:t>
            </w:r>
            <w:proofErr w:type="spellStart"/>
            <w:r w:rsidRPr="00435514">
              <w:rPr>
                <w:rFonts w:ascii="Calibri" w:eastAsia="Calibri" w:hAnsi="Calibri" w:cs="Times New Roman"/>
                <w:sz w:val="24"/>
                <w:szCs w:val="24"/>
              </w:rPr>
              <w:t>κάνουμε</w:t>
            </w:r>
            <w:proofErr w:type="spellEnd"/>
            <w:r w:rsidRPr="00435514">
              <w:rPr>
                <w:rFonts w:ascii="Calibri" w:eastAsia="Calibri" w:hAnsi="Calibri" w:cs="Times New Roman"/>
                <w:sz w:val="24"/>
                <w:szCs w:val="24"/>
              </w:rPr>
              <w:t xml:space="preserve">  </w:t>
            </w:r>
            <w:proofErr w:type="spellStart"/>
            <w:r w:rsidRPr="00435514">
              <w:rPr>
                <w:rFonts w:ascii="Calibri" w:eastAsia="Calibri" w:hAnsi="Calibri" w:cs="Times New Roman"/>
                <w:sz w:val="24"/>
                <w:szCs w:val="24"/>
              </w:rPr>
              <w:t>τυχ</w:t>
            </w:r>
            <w:proofErr w:type="spellEnd"/>
            <w:r w:rsidRPr="00435514">
              <w:rPr>
                <w:rFonts w:ascii="Calibri" w:eastAsia="Calibri" w:hAnsi="Calibri" w:cs="Times New Roman"/>
                <w:sz w:val="24"/>
                <w:szCs w:val="24"/>
              </w:rPr>
              <w:t xml:space="preserve">αιο </w:t>
            </w:r>
            <w:proofErr w:type="spellStart"/>
            <w:r w:rsidRPr="00435514">
              <w:rPr>
                <w:rFonts w:ascii="Calibri" w:eastAsia="Calibri" w:hAnsi="Calibri" w:cs="Times New Roman"/>
                <w:sz w:val="24"/>
                <w:szCs w:val="24"/>
              </w:rPr>
              <w:t>τελεστή</w:t>
            </w:r>
            <w:proofErr w:type="spellEnd"/>
          </w:p>
        </w:tc>
      </w:tr>
      <w:tr w:rsidR="00435514" w:rsidRPr="00435514" w14:paraId="4748FEC6" w14:textId="77777777" w:rsidTr="00903770">
        <w:tc>
          <w:tcPr>
            <w:tcW w:w="348" w:type="dxa"/>
          </w:tcPr>
          <w:p w14:paraId="61B1A7E6" w14:textId="77777777" w:rsidR="00435514" w:rsidRPr="00435514" w:rsidRDefault="00435514" w:rsidP="00435514">
            <w:pPr>
              <w:rPr>
                <w:rFonts w:ascii="Calibri" w:eastAsia="Calibri" w:hAnsi="Calibri" w:cs="Times New Roman"/>
                <w:b/>
                <w:sz w:val="24"/>
                <w:szCs w:val="24"/>
              </w:rPr>
            </w:pPr>
            <w:r w:rsidRPr="00435514">
              <w:rPr>
                <w:rFonts w:ascii="Calibri" w:eastAsia="Calibri" w:hAnsi="Calibri" w:cs="Times New Roman"/>
                <w:b/>
                <w:sz w:val="24"/>
                <w:szCs w:val="24"/>
              </w:rPr>
              <w:t>5</w:t>
            </w:r>
          </w:p>
        </w:tc>
        <w:tc>
          <w:tcPr>
            <w:tcW w:w="4887" w:type="dxa"/>
          </w:tcPr>
          <w:p w14:paraId="77831411"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do any number</w:t>
            </w:r>
          </w:p>
        </w:tc>
        <w:tc>
          <w:tcPr>
            <w:tcW w:w="5555" w:type="dxa"/>
          </w:tcPr>
          <w:p w14:paraId="7AA5D77E"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 xml:space="preserve">να </w:t>
            </w:r>
            <w:proofErr w:type="spellStart"/>
            <w:r w:rsidRPr="00435514">
              <w:rPr>
                <w:rFonts w:ascii="Calibri" w:eastAsia="Calibri" w:hAnsi="Calibri" w:cs="Times New Roman"/>
                <w:sz w:val="24"/>
                <w:szCs w:val="24"/>
              </w:rPr>
              <w:t>κάνουμε</w:t>
            </w:r>
            <w:proofErr w:type="spellEnd"/>
            <w:r w:rsidRPr="00435514">
              <w:rPr>
                <w:rFonts w:ascii="Calibri" w:eastAsia="Calibri" w:hAnsi="Calibri" w:cs="Times New Roman"/>
                <w:sz w:val="24"/>
                <w:szCs w:val="24"/>
              </w:rPr>
              <w:t xml:space="preserve">  </w:t>
            </w:r>
            <w:proofErr w:type="spellStart"/>
            <w:r w:rsidRPr="00435514">
              <w:rPr>
                <w:rFonts w:ascii="Calibri" w:eastAsia="Calibri" w:hAnsi="Calibri" w:cs="Times New Roman"/>
                <w:sz w:val="24"/>
                <w:szCs w:val="24"/>
              </w:rPr>
              <w:t>τυχ</w:t>
            </w:r>
            <w:proofErr w:type="spellEnd"/>
            <w:r w:rsidRPr="00435514">
              <w:rPr>
                <w:rFonts w:ascii="Calibri" w:eastAsia="Calibri" w:hAnsi="Calibri" w:cs="Times New Roman"/>
                <w:sz w:val="24"/>
                <w:szCs w:val="24"/>
              </w:rPr>
              <w:t xml:space="preserve">αιο </w:t>
            </w:r>
            <w:proofErr w:type="spellStart"/>
            <w:r w:rsidRPr="00435514">
              <w:rPr>
                <w:rFonts w:ascii="Calibri" w:eastAsia="Calibri" w:hAnsi="Calibri" w:cs="Times New Roman"/>
                <w:sz w:val="24"/>
                <w:szCs w:val="24"/>
              </w:rPr>
              <w:t>νούμερο</w:t>
            </w:r>
            <w:proofErr w:type="spellEnd"/>
          </w:p>
        </w:tc>
      </w:tr>
      <w:tr w:rsidR="00435514" w:rsidRPr="00435514" w14:paraId="5F53EDDB" w14:textId="77777777" w:rsidTr="00903770">
        <w:tc>
          <w:tcPr>
            <w:tcW w:w="348" w:type="dxa"/>
          </w:tcPr>
          <w:p w14:paraId="5662D176" w14:textId="77777777" w:rsidR="00435514" w:rsidRPr="00435514" w:rsidRDefault="00435514" w:rsidP="00435514">
            <w:pPr>
              <w:rPr>
                <w:rFonts w:ascii="Calibri" w:eastAsia="Calibri" w:hAnsi="Calibri" w:cs="Times New Roman"/>
                <w:b/>
                <w:sz w:val="24"/>
                <w:szCs w:val="24"/>
              </w:rPr>
            </w:pPr>
            <w:r w:rsidRPr="00435514">
              <w:rPr>
                <w:rFonts w:ascii="Calibri" w:eastAsia="Calibri" w:hAnsi="Calibri" w:cs="Times New Roman"/>
                <w:b/>
                <w:sz w:val="24"/>
                <w:szCs w:val="24"/>
              </w:rPr>
              <w:t>6</w:t>
            </w:r>
          </w:p>
        </w:tc>
        <w:tc>
          <w:tcPr>
            <w:tcW w:w="4887" w:type="dxa"/>
          </w:tcPr>
          <w:p w14:paraId="280A8C69"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my pin is {πχ.12345}</w:t>
            </w:r>
          </w:p>
        </w:tc>
        <w:tc>
          <w:tcPr>
            <w:tcW w:w="5555" w:type="dxa"/>
          </w:tcPr>
          <w:p w14:paraId="37B96B3E" w14:textId="77777777" w:rsidR="00435514" w:rsidRPr="00435514" w:rsidRDefault="00435514" w:rsidP="00435514">
            <w:pPr>
              <w:rPr>
                <w:rFonts w:ascii="Calibri" w:eastAsia="Calibri" w:hAnsi="Calibri" w:cs="Times New Roman"/>
                <w:sz w:val="24"/>
                <w:szCs w:val="24"/>
                <w:lang w:val="el-GR"/>
              </w:rPr>
            </w:pPr>
            <w:r w:rsidRPr="00435514">
              <w:rPr>
                <w:rFonts w:ascii="Calibri" w:eastAsia="Calibri" w:hAnsi="Calibri" w:cs="Times New Roman"/>
                <w:sz w:val="24"/>
                <w:szCs w:val="24"/>
                <w:lang w:val="el-GR"/>
              </w:rPr>
              <w:t>το πιν μου είναι {</w:t>
            </w:r>
            <w:r w:rsidRPr="00435514">
              <w:rPr>
                <w:rFonts w:ascii="Calibri" w:eastAsia="Calibri" w:hAnsi="Calibri" w:cs="Times New Roman"/>
                <w:sz w:val="24"/>
                <w:szCs w:val="24"/>
              </w:rPr>
              <w:t>ex</w:t>
            </w:r>
            <w:r w:rsidRPr="00435514">
              <w:rPr>
                <w:rFonts w:ascii="Calibri" w:eastAsia="Calibri" w:hAnsi="Calibri" w:cs="Times New Roman"/>
                <w:sz w:val="24"/>
                <w:szCs w:val="24"/>
                <w:lang w:val="el-GR"/>
              </w:rPr>
              <w:t>.12345}</w:t>
            </w:r>
          </w:p>
        </w:tc>
      </w:tr>
      <w:tr w:rsidR="00435514" w:rsidRPr="00435514" w14:paraId="251405B9" w14:textId="77777777" w:rsidTr="00903770">
        <w:tc>
          <w:tcPr>
            <w:tcW w:w="348" w:type="dxa"/>
          </w:tcPr>
          <w:p w14:paraId="31D8DD93" w14:textId="77777777" w:rsidR="00435514" w:rsidRPr="00435514" w:rsidRDefault="00435514" w:rsidP="00435514">
            <w:pPr>
              <w:rPr>
                <w:rFonts w:ascii="Calibri" w:eastAsia="Calibri" w:hAnsi="Calibri" w:cs="Times New Roman"/>
                <w:b/>
                <w:sz w:val="24"/>
                <w:szCs w:val="24"/>
              </w:rPr>
            </w:pPr>
            <w:r w:rsidRPr="00435514">
              <w:rPr>
                <w:rFonts w:ascii="Calibri" w:eastAsia="Calibri" w:hAnsi="Calibri" w:cs="Times New Roman"/>
                <w:b/>
                <w:sz w:val="24"/>
                <w:szCs w:val="24"/>
              </w:rPr>
              <w:t>7</w:t>
            </w:r>
          </w:p>
        </w:tc>
        <w:tc>
          <w:tcPr>
            <w:tcW w:w="4887" w:type="dxa"/>
          </w:tcPr>
          <w:p w14:paraId="67B92345"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begin again</w:t>
            </w:r>
          </w:p>
        </w:tc>
        <w:tc>
          <w:tcPr>
            <w:tcW w:w="5555" w:type="dxa"/>
          </w:tcPr>
          <w:p w14:paraId="448B0A39"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 xml:space="preserve">απο </w:t>
            </w:r>
            <w:proofErr w:type="spellStart"/>
            <w:r w:rsidRPr="00435514">
              <w:rPr>
                <w:rFonts w:ascii="Calibri" w:eastAsia="Calibri" w:hAnsi="Calibri" w:cs="Times New Roman"/>
                <w:sz w:val="24"/>
                <w:szCs w:val="24"/>
              </w:rPr>
              <w:t>την</w:t>
            </w:r>
            <w:proofErr w:type="spellEnd"/>
            <w:r w:rsidRPr="00435514">
              <w:rPr>
                <w:rFonts w:ascii="Calibri" w:eastAsia="Calibri" w:hAnsi="Calibri" w:cs="Times New Roman"/>
                <w:sz w:val="24"/>
                <w:szCs w:val="24"/>
              </w:rPr>
              <w:t xml:space="preserve"> α</w:t>
            </w:r>
            <w:proofErr w:type="spellStart"/>
            <w:r w:rsidRPr="00435514">
              <w:rPr>
                <w:rFonts w:ascii="Calibri" w:eastAsia="Calibri" w:hAnsi="Calibri" w:cs="Times New Roman"/>
                <w:sz w:val="24"/>
                <w:szCs w:val="24"/>
              </w:rPr>
              <w:t>ρχή</w:t>
            </w:r>
            <w:proofErr w:type="spellEnd"/>
          </w:p>
        </w:tc>
      </w:tr>
      <w:tr w:rsidR="00435514" w:rsidRPr="00435514" w14:paraId="62E6B9EF" w14:textId="77777777" w:rsidTr="00903770">
        <w:tc>
          <w:tcPr>
            <w:tcW w:w="348" w:type="dxa"/>
          </w:tcPr>
          <w:p w14:paraId="0C2C5BF5" w14:textId="77777777" w:rsidR="00435514" w:rsidRPr="00435514" w:rsidRDefault="00435514" w:rsidP="00435514">
            <w:pPr>
              <w:rPr>
                <w:rFonts w:ascii="Calibri" w:eastAsia="Calibri" w:hAnsi="Calibri" w:cs="Times New Roman"/>
                <w:b/>
                <w:sz w:val="24"/>
                <w:szCs w:val="24"/>
              </w:rPr>
            </w:pPr>
            <w:r w:rsidRPr="00435514">
              <w:rPr>
                <w:rFonts w:ascii="Calibri" w:eastAsia="Calibri" w:hAnsi="Calibri" w:cs="Times New Roman"/>
                <w:b/>
                <w:sz w:val="24"/>
                <w:szCs w:val="24"/>
              </w:rPr>
              <w:t>8</w:t>
            </w:r>
          </w:p>
        </w:tc>
        <w:tc>
          <w:tcPr>
            <w:tcW w:w="4887" w:type="dxa"/>
          </w:tcPr>
          <w:p w14:paraId="1CD08000" w14:textId="77777777" w:rsidR="00435514" w:rsidRPr="00435514" w:rsidRDefault="00435514" w:rsidP="00435514">
            <w:pPr>
              <w:rPr>
                <w:rFonts w:ascii="Calibri" w:eastAsia="Calibri" w:hAnsi="Calibri" w:cs="Times New Roman"/>
                <w:sz w:val="24"/>
                <w:szCs w:val="24"/>
              </w:rPr>
            </w:pPr>
            <w:r w:rsidRPr="00435514">
              <w:rPr>
                <w:rFonts w:ascii="Calibri" w:eastAsia="Calibri" w:hAnsi="Calibri" w:cs="Times New Roman"/>
                <w:sz w:val="24"/>
                <w:szCs w:val="24"/>
              </w:rPr>
              <w:t>explain how much is 5 plus 7</w:t>
            </w:r>
          </w:p>
        </w:tc>
        <w:tc>
          <w:tcPr>
            <w:tcW w:w="5555" w:type="dxa"/>
          </w:tcPr>
          <w:p w14:paraId="05CB4A1C" w14:textId="77777777" w:rsidR="00435514" w:rsidRPr="00435514" w:rsidRDefault="00435514" w:rsidP="00435514">
            <w:pPr>
              <w:rPr>
                <w:rFonts w:ascii="Calibri" w:eastAsia="Calibri" w:hAnsi="Calibri" w:cs="Times New Roman"/>
                <w:sz w:val="24"/>
                <w:szCs w:val="24"/>
                <w:lang w:val="el-GR"/>
              </w:rPr>
            </w:pPr>
            <w:r w:rsidRPr="00435514">
              <w:rPr>
                <w:rFonts w:ascii="Calibri" w:eastAsia="Calibri" w:hAnsi="Calibri" w:cs="Times New Roman"/>
                <w:sz w:val="24"/>
                <w:szCs w:val="24"/>
                <w:lang w:val="el-GR"/>
              </w:rPr>
              <w:t>εξήγησε μου πόσο κάνει το 5 συν 7</w:t>
            </w:r>
          </w:p>
        </w:tc>
      </w:tr>
    </w:tbl>
    <w:p w14:paraId="4877F4A5" w14:textId="77777777" w:rsidR="00435514" w:rsidRPr="00435514" w:rsidRDefault="00435514" w:rsidP="00435514">
      <w:pPr>
        <w:spacing w:after="160" w:line="259" w:lineRule="auto"/>
        <w:rPr>
          <w:rFonts w:ascii="Calibri" w:eastAsia="Calibri" w:hAnsi="Calibri" w:cs="Times New Roman"/>
          <w:sz w:val="24"/>
          <w:szCs w:val="24"/>
        </w:rPr>
      </w:pPr>
    </w:p>
    <w:p w14:paraId="3CF12A38"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Στον πινακα 1, το 1 είναι δύο γραπτές εντολές επιλογής νούμερου και τελεστή</w:t>
      </w:r>
    </w:p>
    <w:p w14:paraId="0AED7CBD"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Στον πινακα 1, το 2 η γραπτή εντολή επιλογής τελεστή</w:t>
      </w:r>
    </w:p>
    <w:p w14:paraId="53D722B2"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Στον πινακα 1, το 3 η γραπτή εντολή επιλογής νούμερου</w:t>
      </w:r>
    </w:p>
    <w:p w14:paraId="7F5ADDCD"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Στον πινακα 1, το 4 η γραπτή εντολή επιλογής τελεστή στην τύχη</w:t>
      </w:r>
    </w:p>
    <w:p w14:paraId="5BFC0B31"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Στον πινακα 1, το  5 η γραπτή εντολή επιλογής νούμερου στην τύχη</w:t>
      </w:r>
    </w:p>
    <w:p w14:paraId="6F462B3E"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Στον πινακα 1, το 6 η γραπτή εντολή εισόδου χρήστη</w:t>
      </w:r>
    </w:p>
    <w:p w14:paraId="71F5DE8F"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Στον πινακα 1, το 7 η γραπτή εντολή επανεκκίνησης της τρέχων συνεδρίας.</w:t>
      </w:r>
    </w:p>
    <w:p w14:paraId="006809AA" w14:textId="77777777" w:rsidR="00435514" w:rsidRPr="00435514" w:rsidRDefault="00435514" w:rsidP="00435514">
      <w:pPr>
        <w:spacing w:after="160" w:line="259" w:lineRule="auto"/>
        <w:rPr>
          <w:rFonts w:ascii="Calibri" w:eastAsia="Calibri" w:hAnsi="Calibri" w:cs="Times New Roman"/>
          <w:sz w:val="24"/>
          <w:szCs w:val="24"/>
        </w:rPr>
      </w:pPr>
      <w:r w:rsidRPr="00435514">
        <w:rPr>
          <w:rFonts w:ascii="Calibri" w:eastAsia="Calibri" w:hAnsi="Calibri" w:cs="Times New Roman"/>
          <w:sz w:val="24"/>
          <w:szCs w:val="24"/>
        </w:rPr>
        <w:t xml:space="preserve">Στον πινακα 1, το 8 η γραπτή εντολή μετάβασης στο </w:t>
      </w:r>
      <w:r w:rsidRPr="00435514">
        <w:rPr>
          <w:rFonts w:ascii="Calibri" w:eastAsia="Calibri" w:hAnsi="Calibri" w:cs="Times New Roman"/>
          <w:sz w:val="24"/>
          <w:szCs w:val="24"/>
          <w:lang w:val="en-US"/>
        </w:rPr>
        <w:t>whiteboard</w:t>
      </w:r>
    </w:p>
    <w:p w14:paraId="60DAFB2D" w14:textId="77777777" w:rsidR="0029658F" w:rsidRDefault="0029658F" w:rsidP="003700AD">
      <w:pPr>
        <w:pStyle w:val="Heading1"/>
      </w:pPr>
    </w:p>
    <w:p w14:paraId="4BE2D1AD" w14:textId="77777777" w:rsidR="0029658F" w:rsidRDefault="0029658F" w:rsidP="003700AD">
      <w:pPr>
        <w:pStyle w:val="Heading1"/>
      </w:pPr>
    </w:p>
    <w:p w14:paraId="158E23A5" w14:textId="77777777" w:rsidR="009A526E" w:rsidRDefault="009A526E" w:rsidP="003700AD">
      <w:pPr>
        <w:pStyle w:val="Heading1"/>
      </w:pPr>
      <w:bookmarkStart w:id="40" w:name="_Toc65145970"/>
      <w:r w:rsidRPr="006B5475">
        <w:t>Βιβλιογραφία</w:t>
      </w:r>
      <w:bookmarkEnd w:id="40"/>
    </w:p>
    <w:p w14:paraId="08FA2133" w14:textId="77777777" w:rsidR="00282CF8" w:rsidRPr="00FB3FB3" w:rsidRDefault="002E03AB" w:rsidP="00282CF8">
      <w:pPr>
        <w:pStyle w:val="ListParagraph"/>
        <w:numPr>
          <w:ilvl w:val="0"/>
          <w:numId w:val="1"/>
        </w:numPr>
        <w:rPr>
          <w:b/>
        </w:rPr>
      </w:pPr>
      <w:hyperlink r:id="rId33" w:history="1">
        <w:r w:rsidR="00FB3FB3" w:rsidRPr="00D85D38">
          <w:rPr>
            <w:rStyle w:val="Hyperlink"/>
          </w:rPr>
          <w:t>https://www.amy.app/</w:t>
        </w:r>
      </w:hyperlink>
    </w:p>
    <w:p w14:paraId="7ED8541A" w14:textId="77777777" w:rsidR="00FB3FB3" w:rsidRDefault="002E03AB" w:rsidP="00FB3FB3">
      <w:pPr>
        <w:pStyle w:val="ListParagraph"/>
        <w:numPr>
          <w:ilvl w:val="0"/>
          <w:numId w:val="1"/>
        </w:numPr>
        <w:rPr>
          <w:b/>
        </w:rPr>
      </w:pPr>
      <w:hyperlink r:id="rId34" w:history="1">
        <w:r w:rsidR="00FB3FB3" w:rsidRPr="00D85D38">
          <w:rPr>
            <w:rStyle w:val="Hyperlink"/>
            <w:b/>
          </w:rPr>
          <w:t>https://www.javascripting.com/view/big-js</w:t>
        </w:r>
      </w:hyperlink>
    </w:p>
    <w:p w14:paraId="4C1F5A96" w14:textId="3FEAB8A0" w:rsidR="00FB3FB3" w:rsidRPr="002856B1" w:rsidRDefault="002E03AB" w:rsidP="00FB3FB3">
      <w:pPr>
        <w:pStyle w:val="ListParagraph"/>
        <w:numPr>
          <w:ilvl w:val="0"/>
          <w:numId w:val="1"/>
        </w:numPr>
        <w:rPr>
          <w:rStyle w:val="Hyperlink"/>
          <w:b/>
          <w:color w:val="auto"/>
          <w:u w:val="none"/>
        </w:rPr>
      </w:pPr>
      <w:hyperlink r:id="rId35" w:history="1">
        <w:r w:rsidR="009D0F34" w:rsidRPr="009D0F34">
          <w:rPr>
            <w:rStyle w:val="Hyperlink"/>
          </w:rPr>
          <w:t>https://www.rivescript.com/</w:t>
        </w:r>
      </w:hyperlink>
    </w:p>
    <w:p w14:paraId="0F3E7BDA" w14:textId="74EC133B" w:rsidR="002856B1" w:rsidRDefault="002E03AB" w:rsidP="002856B1">
      <w:pPr>
        <w:pStyle w:val="ListParagraph"/>
        <w:numPr>
          <w:ilvl w:val="0"/>
          <w:numId w:val="1"/>
        </w:numPr>
        <w:rPr>
          <w:b/>
        </w:rPr>
      </w:pPr>
      <w:hyperlink r:id="rId36" w:history="1">
        <w:r w:rsidR="00577C1F" w:rsidRPr="00536CD3">
          <w:rPr>
            <w:rStyle w:val="Hyperlink"/>
            <w:b/>
          </w:rPr>
          <w:t>https://developer.mozilla.org/en-US/docs/Web/API/Web_Speech_API</w:t>
        </w:r>
      </w:hyperlink>
    </w:p>
    <w:p w14:paraId="480FB10B" w14:textId="6D2A4BA8" w:rsidR="00577C1F" w:rsidRDefault="002E03AB" w:rsidP="00577C1F">
      <w:pPr>
        <w:pStyle w:val="ListParagraph"/>
        <w:numPr>
          <w:ilvl w:val="0"/>
          <w:numId w:val="1"/>
        </w:numPr>
        <w:rPr>
          <w:b/>
        </w:rPr>
      </w:pPr>
      <w:hyperlink r:id="rId37" w:history="1">
        <w:r w:rsidR="00577C1F" w:rsidRPr="00536CD3">
          <w:rPr>
            <w:rStyle w:val="Hyperlink"/>
            <w:b/>
          </w:rPr>
          <w:t>https://www.youtube.com/watch?v=cA0vHYzGR8s</w:t>
        </w:r>
      </w:hyperlink>
    </w:p>
    <w:p w14:paraId="2F4831C9" w14:textId="6D4F51B0" w:rsidR="00577C1F" w:rsidRDefault="002E03AB" w:rsidP="00577C1F">
      <w:pPr>
        <w:pStyle w:val="ListParagraph"/>
        <w:numPr>
          <w:ilvl w:val="0"/>
          <w:numId w:val="1"/>
        </w:numPr>
        <w:rPr>
          <w:b/>
        </w:rPr>
      </w:pPr>
      <w:hyperlink r:id="rId38" w:history="1">
        <w:r w:rsidR="003075D9" w:rsidRPr="00536CD3">
          <w:rPr>
            <w:rStyle w:val="Hyperlink"/>
            <w:b/>
          </w:rPr>
          <w:t>https://www.google.com/</w:t>
        </w:r>
      </w:hyperlink>
    </w:p>
    <w:p w14:paraId="057FD67A" w14:textId="5A6CCA80" w:rsidR="00577C1F" w:rsidRDefault="002E03AB" w:rsidP="00143559">
      <w:pPr>
        <w:pStyle w:val="ListParagraph"/>
        <w:numPr>
          <w:ilvl w:val="0"/>
          <w:numId w:val="1"/>
        </w:numPr>
        <w:rPr>
          <w:b/>
        </w:rPr>
      </w:pPr>
      <w:hyperlink r:id="rId39" w:history="1">
        <w:r w:rsidR="007C3895" w:rsidRPr="00C61E38">
          <w:rPr>
            <w:rStyle w:val="Hyperlink"/>
            <w:b/>
          </w:rPr>
          <w:t>https://twitter.com/home</w:t>
        </w:r>
      </w:hyperlink>
    </w:p>
    <w:p w14:paraId="78A19629" w14:textId="3FB73B1C" w:rsidR="007C3895" w:rsidRDefault="002E03AB" w:rsidP="007C3895">
      <w:pPr>
        <w:pStyle w:val="ListParagraph"/>
        <w:numPr>
          <w:ilvl w:val="0"/>
          <w:numId w:val="1"/>
        </w:numPr>
        <w:rPr>
          <w:b/>
        </w:rPr>
      </w:pPr>
      <w:hyperlink r:id="rId40" w:history="1">
        <w:r w:rsidR="007C3895" w:rsidRPr="00C61E38">
          <w:rPr>
            <w:rStyle w:val="Hyperlink"/>
            <w:b/>
          </w:rPr>
          <w:t>https://www.javascript.com/</w:t>
        </w:r>
      </w:hyperlink>
    </w:p>
    <w:p w14:paraId="11A304E8" w14:textId="272DF6C5" w:rsidR="007C3895" w:rsidRDefault="002E03AB" w:rsidP="0067414D">
      <w:pPr>
        <w:pStyle w:val="ListParagraph"/>
        <w:numPr>
          <w:ilvl w:val="0"/>
          <w:numId w:val="1"/>
        </w:numPr>
        <w:rPr>
          <w:b/>
        </w:rPr>
      </w:pPr>
      <w:hyperlink r:id="rId41" w:history="1">
        <w:r w:rsidR="0067414D" w:rsidRPr="00C61E38">
          <w:rPr>
            <w:rStyle w:val="Hyperlink"/>
            <w:b/>
          </w:rPr>
          <w:t>https://docs.microsoft.com/en-us/dotnet/csharp/tour-of-csharp/tutorials/</w:t>
        </w:r>
      </w:hyperlink>
    </w:p>
    <w:p w14:paraId="0C5C879D" w14:textId="63942DB9" w:rsidR="0067414D" w:rsidRDefault="002E03AB" w:rsidP="0067414D">
      <w:pPr>
        <w:pStyle w:val="ListParagraph"/>
        <w:numPr>
          <w:ilvl w:val="0"/>
          <w:numId w:val="1"/>
        </w:numPr>
        <w:rPr>
          <w:b/>
        </w:rPr>
      </w:pPr>
      <w:hyperlink r:id="rId42" w:history="1">
        <w:r w:rsidR="0067414D" w:rsidRPr="00C61E38">
          <w:rPr>
            <w:rStyle w:val="Hyperlink"/>
            <w:b/>
          </w:rPr>
          <w:t>https://github.com/ChatScript/ChatScript</w:t>
        </w:r>
      </w:hyperlink>
    </w:p>
    <w:p w14:paraId="466AF84F" w14:textId="386DDC90" w:rsidR="0067414D" w:rsidRDefault="002E03AB" w:rsidP="0067414D">
      <w:pPr>
        <w:pStyle w:val="ListParagraph"/>
        <w:numPr>
          <w:ilvl w:val="0"/>
          <w:numId w:val="1"/>
        </w:numPr>
        <w:rPr>
          <w:b/>
        </w:rPr>
      </w:pPr>
      <w:hyperlink r:id="rId43" w:history="1">
        <w:r w:rsidR="0067414D" w:rsidRPr="00C61E38">
          <w:rPr>
            <w:rStyle w:val="Hyperlink"/>
            <w:b/>
          </w:rPr>
          <w:t>https://www.cplusplus.com/</w:t>
        </w:r>
      </w:hyperlink>
    </w:p>
    <w:p w14:paraId="7219AD2E" w14:textId="1592BD9A" w:rsidR="0067414D" w:rsidRDefault="002E03AB" w:rsidP="009B3408">
      <w:pPr>
        <w:pStyle w:val="ListParagraph"/>
        <w:numPr>
          <w:ilvl w:val="0"/>
          <w:numId w:val="1"/>
        </w:numPr>
        <w:rPr>
          <w:b/>
        </w:rPr>
      </w:pPr>
      <w:hyperlink r:id="rId44" w:history="1">
        <w:r w:rsidR="009B3408" w:rsidRPr="0014438B">
          <w:rPr>
            <w:rStyle w:val="Hyperlink"/>
            <w:b/>
          </w:rPr>
          <w:t>https://chrome.google.com/webstore/detail/ramanujan-math-bot/enbibnfjmkjmnahfmnmcplhikdhhaeph</w:t>
        </w:r>
      </w:hyperlink>
    </w:p>
    <w:p w14:paraId="2FF7E4E5" w14:textId="470465E4" w:rsidR="009B3408" w:rsidRDefault="002E03AB" w:rsidP="004A134A">
      <w:pPr>
        <w:pStyle w:val="ListParagraph"/>
        <w:numPr>
          <w:ilvl w:val="0"/>
          <w:numId w:val="1"/>
        </w:numPr>
        <w:rPr>
          <w:b/>
        </w:rPr>
      </w:pPr>
      <w:hyperlink r:id="rId45" w:history="1">
        <w:r w:rsidR="004A134A" w:rsidRPr="0065558E">
          <w:rPr>
            <w:rStyle w:val="Hyperlink"/>
            <w:b/>
          </w:rPr>
          <w:t>https://www.google.com/intl/el_GR/chrome/</w:t>
        </w:r>
      </w:hyperlink>
    </w:p>
    <w:p w14:paraId="68FA557C" w14:textId="77777777" w:rsidR="004A134A" w:rsidRPr="00E8048D" w:rsidRDefault="004A134A" w:rsidP="004A134A">
      <w:pPr>
        <w:pStyle w:val="ListParagraph"/>
        <w:numPr>
          <w:ilvl w:val="0"/>
          <w:numId w:val="1"/>
        </w:numPr>
        <w:rPr>
          <w:b/>
        </w:rPr>
      </w:pPr>
    </w:p>
    <w:p w14:paraId="43E8EF1B" w14:textId="77777777" w:rsidR="002856B1" w:rsidRPr="002856B1" w:rsidRDefault="002856B1" w:rsidP="002856B1">
      <w:pPr>
        <w:ind w:left="360"/>
        <w:rPr>
          <w:rStyle w:val="Hyperlink"/>
          <w:b/>
          <w:color w:val="auto"/>
          <w:u w:val="none"/>
        </w:rPr>
      </w:pPr>
    </w:p>
    <w:p w14:paraId="4714A9ED" w14:textId="77777777" w:rsidR="00282CF8" w:rsidRPr="006B5475" w:rsidRDefault="00282CF8">
      <w:pPr>
        <w:rPr>
          <w:b/>
        </w:rPr>
      </w:pPr>
    </w:p>
    <w:p w14:paraId="1C57693E" w14:textId="77777777" w:rsidR="0029658F" w:rsidRDefault="0029658F" w:rsidP="003700AD">
      <w:pPr>
        <w:pStyle w:val="Heading1"/>
      </w:pPr>
    </w:p>
    <w:p w14:paraId="538AE075" w14:textId="77777777" w:rsidR="009A526E" w:rsidRDefault="009A526E" w:rsidP="003700AD">
      <w:pPr>
        <w:pStyle w:val="Heading1"/>
      </w:pPr>
      <w:bookmarkStart w:id="41" w:name="_Toc65145971"/>
      <w:r w:rsidRPr="006B5475">
        <w:t>Επίλογος</w:t>
      </w:r>
      <w:bookmarkEnd w:id="41"/>
    </w:p>
    <w:p w14:paraId="236E7DC0" w14:textId="77777777" w:rsidR="0029658F" w:rsidRPr="0029658F" w:rsidRDefault="0029658F" w:rsidP="0029658F"/>
    <w:p w14:paraId="45F7BAC5" w14:textId="3EB9E161" w:rsidR="006B5475" w:rsidRDefault="00440463" w:rsidP="0029658F">
      <w:pPr>
        <w:spacing w:line="360" w:lineRule="auto"/>
        <w:ind w:firstLine="720"/>
        <w:jc w:val="both"/>
      </w:pPr>
      <w:r w:rsidRPr="00440463">
        <w:t>Από όσα εκθέσαμε παραπάνω, εξάγεται το συμπέρασμα πως παρά το γεγονός ότι οι τεχνολογίες chatbot είναι καινούργιες και για τα μαθηματικά σχεδόν ανύπαρκτες, είναι παράλληλα και ικαν</w:t>
      </w:r>
      <w:r w:rsidR="00B82AE3">
        <w:t xml:space="preserve">ές να πραγματοποιηθούν παρά τις επιμέρους </w:t>
      </w:r>
      <w:r w:rsidRPr="00440463">
        <w:t>δυσκολίες. Εν κατακλείδι υπογραμμίζουμε ότι όλα είναι εφικτά και πώς δεν υπάρχει τεχνικό εμπόδιο που σταματά την πρόοδο μας στο επόμενο επίπεδο των chatbots</w:t>
      </w:r>
      <w:r w:rsidR="00B82AE3">
        <w:t xml:space="preserve"> στα μαθηματικά</w:t>
      </w:r>
      <w:r w:rsidRPr="00440463">
        <w:t>.</w:t>
      </w:r>
    </w:p>
    <w:p w14:paraId="08A154C2" w14:textId="729E783B" w:rsidR="000A6D65" w:rsidRDefault="000A6D65" w:rsidP="000A6D65">
      <w:pPr>
        <w:pStyle w:val="Heading1"/>
        <w:rPr>
          <w:lang w:val="en-US"/>
        </w:rPr>
      </w:pPr>
      <w:bookmarkStart w:id="42" w:name="_Toc65145972"/>
      <w:r>
        <w:t xml:space="preserve">Στοιχεία Εισόδου στο </w:t>
      </w:r>
      <w:r>
        <w:rPr>
          <w:lang w:val="en-US"/>
        </w:rPr>
        <w:t>Server</w:t>
      </w:r>
      <w:r w:rsidRPr="000A6D65">
        <w:t xml:space="preserve"> </w:t>
      </w:r>
      <w:r>
        <w:t xml:space="preserve">του </w:t>
      </w:r>
      <w:r>
        <w:rPr>
          <w:lang w:val="en-US"/>
        </w:rPr>
        <w:t>TEI</w:t>
      </w:r>
      <w:bookmarkEnd w:id="42"/>
    </w:p>
    <w:p w14:paraId="66ADF14B" w14:textId="77777777" w:rsidR="000A6D65" w:rsidRDefault="000A6D65" w:rsidP="000A6D65">
      <w:pPr>
        <w:rPr>
          <w:lang w:val="en-US"/>
        </w:rPr>
      </w:pPr>
    </w:p>
    <w:p w14:paraId="3A0EB0E6" w14:textId="58E6EA72" w:rsidR="000A6D65" w:rsidRDefault="000A6D65" w:rsidP="000A6D65">
      <w:r>
        <w:t xml:space="preserve">Το </w:t>
      </w:r>
      <w:r>
        <w:rPr>
          <w:lang w:val="en-US"/>
        </w:rPr>
        <w:t>link</w:t>
      </w:r>
      <w:r w:rsidRPr="000A6D65">
        <w:t xml:space="preserve"> </w:t>
      </w:r>
      <w:r>
        <w:t xml:space="preserve">είναι: </w:t>
      </w:r>
      <w:r>
        <w:fldChar w:fldCharType="begin"/>
      </w:r>
      <w:r>
        <w:instrText xml:space="preserve"> HYPERLINK "http://thesis.cs.ihu.gr/charzerv/Mathbot/index.php" </w:instrText>
      </w:r>
      <w:r>
        <w:fldChar w:fldCharType="separate"/>
      </w:r>
      <w:r w:rsidRPr="000A6D65">
        <w:rPr>
          <w:rStyle w:val="Hyperlink"/>
        </w:rPr>
        <w:t>http://thesis.cs.ihu.gr/charzerv/Mathbot/index.php</w:t>
      </w:r>
      <w:r>
        <w:fldChar w:fldCharType="end"/>
      </w:r>
    </w:p>
    <w:p w14:paraId="2D65449D" w14:textId="1E64CCCC" w:rsidR="00081DE6" w:rsidRDefault="00081DE6" w:rsidP="000A6D65">
      <w:r>
        <w:t xml:space="preserve">Το όνομα είναι:  </w:t>
      </w:r>
      <w:r>
        <w:tab/>
      </w:r>
      <w:r w:rsidRPr="00081DE6">
        <w:t>charzerv</w:t>
      </w:r>
    </w:p>
    <w:p w14:paraId="1E74205E" w14:textId="1C118135" w:rsidR="00081DE6" w:rsidRDefault="00081DE6" w:rsidP="000A6D65">
      <w:r>
        <w:t xml:space="preserve">Το </w:t>
      </w:r>
      <w:r>
        <w:rPr>
          <w:lang w:val="en-US"/>
        </w:rPr>
        <w:t>password</w:t>
      </w:r>
      <w:r w:rsidRPr="00081DE6">
        <w:t xml:space="preserve"> </w:t>
      </w:r>
      <w:r>
        <w:t xml:space="preserve">είναι: </w:t>
      </w:r>
      <w:r>
        <w:tab/>
      </w:r>
      <w:r w:rsidRPr="00081DE6">
        <w:t>Ca1a1rorv</w:t>
      </w:r>
    </w:p>
    <w:p w14:paraId="291A6BF4" w14:textId="57A86C45" w:rsidR="002E03AB" w:rsidRPr="002E03AB" w:rsidRDefault="002E03AB" w:rsidP="000A6D65">
      <w:r>
        <w:t xml:space="preserve">Η </w:t>
      </w:r>
      <w:proofErr w:type="spellStart"/>
      <w:r>
        <w:rPr>
          <w:lang w:val="en-US"/>
        </w:rPr>
        <w:t>php</w:t>
      </w:r>
      <w:proofErr w:type="spellEnd"/>
      <w:r w:rsidRPr="002E03AB">
        <w:t xml:space="preserve"> </w:t>
      </w:r>
      <w:r>
        <w:t xml:space="preserve">είναι: </w:t>
      </w:r>
      <w:hyperlink r:id="rId46" w:history="1">
        <w:r w:rsidRPr="002E03AB">
          <w:rPr>
            <w:rStyle w:val="Hyperlink"/>
          </w:rPr>
          <w:t>http://thesis.cs.ih</w:t>
        </w:r>
        <w:r w:rsidRPr="002E03AB">
          <w:rPr>
            <w:rStyle w:val="Hyperlink"/>
          </w:rPr>
          <w:t>u.gr/phpmyadmin/index.php?token=948f2d35b2f936f268ea2a0919d8a39e</w:t>
        </w:r>
      </w:hyperlink>
      <w:bookmarkStart w:id="43" w:name="_GoBack"/>
      <w:bookmarkEnd w:id="43"/>
    </w:p>
    <w:sectPr w:rsidR="002E03AB" w:rsidRPr="002E03AB" w:rsidSect="000D7D0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Roboto">
    <w:altName w:val="Times New Roman"/>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BF1083"/>
    <w:multiLevelType w:val="hybridMultilevel"/>
    <w:tmpl w:val="AE104C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Λογαριασμός Microsoft">
    <w15:presenceInfo w15:providerId="Windows Live" w15:userId="eb62fdb82ad97eee"/>
  </w15:person>
  <w15:person w15:author="Microsoft account">
    <w15:presenceInfo w15:providerId="Windows Live" w15:userId="d45a7cbc025868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YxNjQGIgsjC0NLMyUdpeDU4uLM/DyQApNaAMIEIoQsAAAA"/>
  </w:docVars>
  <w:rsids>
    <w:rsidRoot w:val="009A526E"/>
    <w:rsid w:val="00003AF2"/>
    <w:rsid w:val="00032E19"/>
    <w:rsid w:val="0003488A"/>
    <w:rsid w:val="0003746B"/>
    <w:rsid w:val="00042238"/>
    <w:rsid w:val="00051BB3"/>
    <w:rsid w:val="000557B3"/>
    <w:rsid w:val="00060DDF"/>
    <w:rsid w:val="00071B28"/>
    <w:rsid w:val="00073A4F"/>
    <w:rsid w:val="00081DE6"/>
    <w:rsid w:val="000853D5"/>
    <w:rsid w:val="00087603"/>
    <w:rsid w:val="00095C3A"/>
    <w:rsid w:val="000A2D78"/>
    <w:rsid w:val="000A45FE"/>
    <w:rsid w:val="000A6D65"/>
    <w:rsid w:val="000A7115"/>
    <w:rsid w:val="000B11AD"/>
    <w:rsid w:val="000B7EC1"/>
    <w:rsid w:val="000C0FB7"/>
    <w:rsid w:val="000C18DB"/>
    <w:rsid w:val="000D433A"/>
    <w:rsid w:val="000D6FF5"/>
    <w:rsid w:val="000D7D05"/>
    <w:rsid w:val="000E1C06"/>
    <w:rsid w:val="000F4183"/>
    <w:rsid w:val="00107C4D"/>
    <w:rsid w:val="00110021"/>
    <w:rsid w:val="00111D4E"/>
    <w:rsid w:val="0013644B"/>
    <w:rsid w:val="00140907"/>
    <w:rsid w:val="00143091"/>
    <w:rsid w:val="00143559"/>
    <w:rsid w:val="001615B5"/>
    <w:rsid w:val="0016443E"/>
    <w:rsid w:val="00176310"/>
    <w:rsid w:val="00176399"/>
    <w:rsid w:val="00191E79"/>
    <w:rsid w:val="0019790A"/>
    <w:rsid w:val="001B14F4"/>
    <w:rsid w:val="001C1243"/>
    <w:rsid w:val="001E2E9D"/>
    <w:rsid w:val="001E5A0A"/>
    <w:rsid w:val="001F0A1E"/>
    <w:rsid w:val="002061DE"/>
    <w:rsid w:val="00210FFF"/>
    <w:rsid w:val="002303FD"/>
    <w:rsid w:val="00260776"/>
    <w:rsid w:val="00267122"/>
    <w:rsid w:val="002673BB"/>
    <w:rsid w:val="00267C1B"/>
    <w:rsid w:val="0027052F"/>
    <w:rsid w:val="00270864"/>
    <w:rsid w:val="00282CF8"/>
    <w:rsid w:val="002856B1"/>
    <w:rsid w:val="0029658F"/>
    <w:rsid w:val="002A03A7"/>
    <w:rsid w:val="002B56BF"/>
    <w:rsid w:val="002B5E4C"/>
    <w:rsid w:val="002D235C"/>
    <w:rsid w:val="002E03AB"/>
    <w:rsid w:val="002E442A"/>
    <w:rsid w:val="002E72DF"/>
    <w:rsid w:val="002F544B"/>
    <w:rsid w:val="003075D9"/>
    <w:rsid w:val="00313ADD"/>
    <w:rsid w:val="0031658A"/>
    <w:rsid w:val="00322E2C"/>
    <w:rsid w:val="003275D1"/>
    <w:rsid w:val="00340E5B"/>
    <w:rsid w:val="003443A5"/>
    <w:rsid w:val="003700AD"/>
    <w:rsid w:val="00373304"/>
    <w:rsid w:val="00386B24"/>
    <w:rsid w:val="00397958"/>
    <w:rsid w:val="003A4777"/>
    <w:rsid w:val="003B7656"/>
    <w:rsid w:val="003C0EC1"/>
    <w:rsid w:val="003E0AF9"/>
    <w:rsid w:val="0040016C"/>
    <w:rsid w:val="00420B9F"/>
    <w:rsid w:val="00435514"/>
    <w:rsid w:val="00440463"/>
    <w:rsid w:val="004433F4"/>
    <w:rsid w:val="0044669F"/>
    <w:rsid w:val="00453427"/>
    <w:rsid w:val="00457F41"/>
    <w:rsid w:val="00460223"/>
    <w:rsid w:val="00461AEF"/>
    <w:rsid w:val="004746E6"/>
    <w:rsid w:val="00493D5C"/>
    <w:rsid w:val="004A0CA4"/>
    <w:rsid w:val="004A134A"/>
    <w:rsid w:val="004A7DED"/>
    <w:rsid w:val="004C310C"/>
    <w:rsid w:val="004C31EE"/>
    <w:rsid w:val="004D0687"/>
    <w:rsid w:val="004D1737"/>
    <w:rsid w:val="004D6229"/>
    <w:rsid w:val="004F5AA8"/>
    <w:rsid w:val="005116D7"/>
    <w:rsid w:val="00522864"/>
    <w:rsid w:val="0052671A"/>
    <w:rsid w:val="005328BC"/>
    <w:rsid w:val="005463D4"/>
    <w:rsid w:val="005572EC"/>
    <w:rsid w:val="00562A9C"/>
    <w:rsid w:val="00577C1F"/>
    <w:rsid w:val="00582ABC"/>
    <w:rsid w:val="00582B3E"/>
    <w:rsid w:val="00585C48"/>
    <w:rsid w:val="0058717D"/>
    <w:rsid w:val="00597237"/>
    <w:rsid w:val="005A0C77"/>
    <w:rsid w:val="005A357F"/>
    <w:rsid w:val="005A5559"/>
    <w:rsid w:val="005A5C1D"/>
    <w:rsid w:val="005B62BE"/>
    <w:rsid w:val="005B74F6"/>
    <w:rsid w:val="005B75FC"/>
    <w:rsid w:val="005C2BCD"/>
    <w:rsid w:val="005E1B1C"/>
    <w:rsid w:val="005E3F78"/>
    <w:rsid w:val="00614927"/>
    <w:rsid w:val="00654629"/>
    <w:rsid w:val="006659BE"/>
    <w:rsid w:val="00670DF1"/>
    <w:rsid w:val="0067414D"/>
    <w:rsid w:val="00691457"/>
    <w:rsid w:val="00694F51"/>
    <w:rsid w:val="006A068F"/>
    <w:rsid w:val="006B4F36"/>
    <w:rsid w:val="006B5475"/>
    <w:rsid w:val="006C38F2"/>
    <w:rsid w:val="006C49FF"/>
    <w:rsid w:val="006E3F14"/>
    <w:rsid w:val="006F0ECB"/>
    <w:rsid w:val="007168AB"/>
    <w:rsid w:val="0072182B"/>
    <w:rsid w:val="007259C1"/>
    <w:rsid w:val="007345A3"/>
    <w:rsid w:val="007513D9"/>
    <w:rsid w:val="00755319"/>
    <w:rsid w:val="0075722B"/>
    <w:rsid w:val="00773C07"/>
    <w:rsid w:val="00774274"/>
    <w:rsid w:val="00776C39"/>
    <w:rsid w:val="007772B9"/>
    <w:rsid w:val="00793789"/>
    <w:rsid w:val="007A69DC"/>
    <w:rsid w:val="007C17F0"/>
    <w:rsid w:val="007C3895"/>
    <w:rsid w:val="007C5873"/>
    <w:rsid w:val="007C7B69"/>
    <w:rsid w:val="007D40A8"/>
    <w:rsid w:val="007F5522"/>
    <w:rsid w:val="00800ADF"/>
    <w:rsid w:val="00802868"/>
    <w:rsid w:val="00805C98"/>
    <w:rsid w:val="00813932"/>
    <w:rsid w:val="00837B98"/>
    <w:rsid w:val="00860118"/>
    <w:rsid w:val="00861983"/>
    <w:rsid w:val="00862A30"/>
    <w:rsid w:val="00871AAE"/>
    <w:rsid w:val="00893721"/>
    <w:rsid w:val="008947DF"/>
    <w:rsid w:val="00896491"/>
    <w:rsid w:val="00897FD8"/>
    <w:rsid w:val="008C53C7"/>
    <w:rsid w:val="008C6885"/>
    <w:rsid w:val="008D12E3"/>
    <w:rsid w:val="008D7218"/>
    <w:rsid w:val="008E2708"/>
    <w:rsid w:val="00903770"/>
    <w:rsid w:val="00912B5A"/>
    <w:rsid w:val="00920FF4"/>
    <w:rsid w:val="009379F6"/>
    <w:rsid w:val="009478D0"/>
    <w:rsid w:val="009548F5"/>
    <w:rsid w:val="009801B7"/>
    <w:rsid w:val="009927EF"/>
    <w:rsid w:val="009A2493"/>
    <w:rsid w:val="009A526E"/>
    <w:rsid w:val="009B3408"/>
    <w:rsid w:val="009B4DA8"/>
    <w:rsid w:val="009D0F34"/>
    <w:rsid w:val="009D1187"/>
    <w:rsid w:val="009E2114"/>
    <w:rsid w:val="009F7164"/>
    <w:rsid w:val="00A173AA"/>
    <w:rsid w:val="00A23BE5"/>
    <w:rsid w:val="00A610F0"/>
    <w:rsid w:val="00A63669"/>
    <w:rsid w:val="00A76837"/>
    <w:rsid w:val="00A8668A"/>
    <w:rsid w:val="00A97716"/>
    <w:rsid w:val="00AA640C"/>
    <w:rsid w:val="00AC74E1"/>
    <w:rsid w:val="00AE7944"/>
    <w:rsid w:val="00AF1B83"/>
    <w:rsid w:val="00AF381A"/>
    <w:rsid w:val="00AF56F5"/>
    <w:rsid w:val="00B01D46"/>
    <w:rsid w:val="00B07A95"/>
    <w:rsid w:val="00B14532"/>
    <w:rsid w:val="00B2102B"/>
    <w:rsid w:val="00B42F70"/>
    <w:rsid w:val="00B50DB1"/>
    <w:rsid w:val="00B538D3"/>
    <w:rsid w:val="00B6085E"/>
    <w:rsid w:val="00B75158"/>
    <w:rsid w:val="00B761DD"/>
    <w:rsid w:val="00B82AE3"/>
    <w:rsid w:val="00BA1618"/>
    <w:rsid w:val="00BC157E"/>
    <w:rsid w:val="00BC532C"/>
    <w:rsid w:val="00BC56B8"/>
    <w:rsid w:val="00BE1884"/>
    <w:rsid w:val="00BF6490"/>
    <w:rsid w:val="00BF6F75"/>
    <w:rsid w:val="00C11B38"/>
    <w:rsid w:val="00C14A6E"/>
    <w:rsid w:val="00C314C0"/>
    <w:rsid w:val="00C337EF"/>
    <w:rsid w:val="00C35DDD"/>
    <w:rsid w:val="00C36054"/>
    <w:rsid w:val="00C40666"/>
    <w:rsid w:val="00C44B51"/>
    <w:rsid w:val="00C5226F"/>
    <w:rsid w:val="00C66FB9"/>
    <w:rsid w:val="00C763E7"/>
    <w:rsid w:val="00C77234"/>
    <w:rsid w:val="00C807BA"/>
    <w:rsid w:val="00C81C47"/>
    <w:rsid w:val="00C837A0"/>
    <w:rsid w:val="00C87723"/>
    <w:rsid w:val="00C91589"/>
    <w:rsid w:val="00CA4774"/>
    <w:rsid w:val="00CB22C4"/>
    <w:rsid w:val="00CB5364"/>
    <w:rsid w:val="00CC54AE"/>
    <w:rsid w:val="00CD6B19"/>
    <w:rsid w:val="00CF720C"/>
    <w:rsid w:val="00D236C7"/>
    <w:rsid w:val="00D5460E"/>
    <w:rsid w:val="00D56242"/>
    <w:rsid w:val="00D601F1"/>
    <w:rsid w:val="00D6073B"/>
    <w:rsid w:val="00D62120"/>
    <w:rsid w:val="00D62C4A"/>
    <w:rsid w:val="00D73E58"/>
    <w:rsid w:val="00D862E6"/>
    <w:rsid w:val="00D864BD"/>
    <w:rsid w:val="00D92464"/>
    <w:rsid w:val="00D95537"/>
    <w:rsid w:val="00DA0B46"/>
    <w:rsid w:val="00DA1F38"/>
    <w:rsid w:val="00DA273A"/>
    <w:rsid w:val="00DA4DA8"/>
    <w:rsid w:val="00DC3E51"/>
    <w:rsid w:val="00DD0A45"/>
    <w:rsid w:val="00DD3B50"/>
    <w:rsid w:val="00DF5648"/>
    <w:rsid w:val="00E34141"/>
    <w:rsid w:val="00E36DDA"/>
    <w:rsid w:val="00E55CFD"/>
    <w:rsid w:val="00E666DA"/>
    <w:rsid w:val="00E71853"/>
    <w:rsid w:val="00E72971"/>
    <w:rsid w:val="00E802EA"/>
    <w:rsid w:val="00E8048D"/>
    <w:rsid w:val="00EA6806"/>
    <w:rsid w:val="00EB52C8"/>
    <w:rsid w:val="00EB5927"/>
    <w:rsid w:val="00EB6112"/>
    <w:rsid w:val="00EF6E72"/>
    <w:rsid w:val="00EF7A9C"/>
    <w:rsid w:val="00F06BAA"/>
    <w:rsid w:val="00F20A6B"/>
    <w:rsid w:val="00F2330E"/>
    <w:rsid w:val="00F325C4"/>
    <w:rsid w:val="00F3525E"/>
    <w:rsid w:val="00F3575D"/>
    <w:rsid w:val="00F424D9"/>
    <w:rsid w:val="00F45DD1"/>
    <w:rsid w:val="00F46346"/>
    <w:rsid w:val="00F52D23"/>
    <w:rsid w:val="00F73F3B"/>
    <w:rsid w:val="00F7551B"/>
    <w:rsid w:val="00F83369"/>
    <w:rsid w:val="00F93CCB"/>
    <w:rsid w:val="00FA05AB"/>
    <w:rsid w:val="00FA1572"/>
    <w:rsid w:val="00FA259A"/>
    <w:rsid w:val="00FB3FB3"/>
    <w:rsid w:val="00FB60CE"/>
    <w:rsid w:val="00FB708B"/>
    <w:rsid w:val="00FC6F78"/>
    <w:rsid w:val="00FE4B48"/>
    <w:rsid w:val="00FE52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E106"/>
  <w15:docId w15:val="{E5AA8096-DFBE-4F9C-BF44-7817FEA0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7D05"/>
  </w:style>
  <w:style w:type="paragraph" w:styleId="Heading1">
    <w:name w:val="heading 1"/>
    <w:basedOn w:val="Normal"/>
    <w:next w:val="Normal"/>
    <w:link w:val="Heading1Char"/>
    <w:uiPriority w:val="9"/>
    <w:qFormat/>
    <w:rsid w:val="003700A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700A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303F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061D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2CF8"/>
    <w:pPr>
      <w:ind w:left="720"/>
      <w:contextualSpacing/>
    </w:pPr>
  </w:style>
  <w:style w:type="paragraph" w:styleId="NormalWeb">
    <w:name w:val="Normal (Web)"/>
    <w:basedOn w:val="Normal"/>
    <w:uiPriority w:val="99"/>
    <w:semiHidden/>
    <w:unhideWhenUsed/>
    <w:rsid w:val="002E442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912B5A"/>
    <w:pPr>
      <w:spacing w:after="0" w:line="240" w:lineRule="auto"/>
    </w:pPr>
  </w:style>
  <w:style w:type="character" w:styleId="Hyperlink">
    <w:name w:val="Hyperlink"/>
    <w:basedOn w:val="DefaultParagraphFont"/>
    <w:uiPriority w:val="99"/>
    <w:unhideWhenUsed/>
    <w:rsid w:val="00FB3FB3"/>
    <w:rPr>
      <w:color w:val="0000FF" w:themeColor="hyperlink"/>
      <w:u w:val="single"/>
    </w:rPr>
  </w:style>
  <w:style w:type="character" w:customStyle="1" w:styleId="Heading1Char">
    <w:name w:val="Heading 1 Char"/>
    <w:basedOn w:val="DefaultParagraphFont"/>
    <w:link w:val="Heading1"/>
    <w:uiPriority w:val="9"/>
    <w:rsid w:val="003700A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700AD"/>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3700AD"/>
    <w:pPr>
      <w:spacing w:line="259" w:lineRule="auto"/>
      <w:outlineLvl w:val="9"/>
    </w:pPr>
    <w:rPr>
      <w:lang w:val="en-US"/>
    </w:rPr>
  </w:style>
  <w:style w:type="paragraph" w:styleId="TOC1">
    <w:name w:val="toc 1"/>
    <w:basedOn w:val="Normal"/>
    <w:next w:val="Normal"/>
    <w:autoRedefine/>
    <w:uiPriority w:val="39"/>
    <w:unhideWhenUsed/>
    <w:rsid w:val="00DA1F38"/>
    <w:pPr>
      <w:tabs>
        <w:tab w:val="right" w:leader="dot" w:pos="8296"/>
      </w:tabs>
      <w:spacing w:after="100"/>
      <w:jc w:val="both"/>
    </w:pPr>
  </w:style>
  <w:style w:type="paragraph" w:styleId="TOC2">
    <w:name w:val="toc 2"/>
    <w:basedOn w:val="Normal"/>
    <w:next w:val="Normal"/>
    <w:autoRedefine/>
    <w:uiPriority w:val="39"/>
    <w:unhideWhenUsed/>
    <w:rsid w:val="003700AD"/>
    <w:pPr>
      <w:spacing w:after="100"/>
      <w:ind w:left="220"/>
    </w:pPr>
  </w:style>
  <w:style w:type="character" w:styleId="CommentReference">
    <w:name w:val="annotation reference"/>
    <w:basedOn w:val="DefaultParagraphFont"/>
    <w:uiPriority w:val="99"/>
    <w:semiHidden/>
    <w:unhideWhenUsed/>
    <w:rsid w:val="005B62BE"/>
    <w:rPr>
      <w:sz w:val="16"/>
      <w:szCs w:val="16"/>
    </w:rPr>
  </w:style>
  <w:style w:type="paragraph" w:styleId="CommentText">
    <w:name w:val="annotation text"/>
    <w:basedOn w:val="Normal"/>
    <w:link w:val="CommentTextChar"/>
    <w:uiPriority w:val="99"/>
    <w:semiHidden/>
    <w:unhideWhenUsed/>
    <w:rsid w:val="005B62BE"/>
    <w:pPr>
      <w:spacing w:line="240" w:lineRule="auto"/>
    </w:pPr>
    <w:rPr>
      <w:sz w:val="20"/>
      <w:szCs w:val="20"/>
    </w:rPr>
  </w:style>
  <w:style w:type="character" w:customStyle="1" w:styleId="CommentTextChar">
    <w:name w:val="Comment Text Char"/>
    <w:basedOn w:val="DefaultParagraphFont"/>
    <w:link w:val="CommentText"/>
    <w:uiPriority w:val="99"/>
    <w:semiHidden/>
    <w:rsid w:val="005B62BE"/>
    <w:rPr>
      <w:sz w:val="20"/>
      <w:szCs w:val="20"/>
    </w:rPr>
  </w:style>
  <w:style w:type="paragraph" w:styleId="CommentSubject">
    <w:name w:val="annotation subject"/>
    <w:basedOn w:val="CommentText"/>
    <w:next w:val="CommentText"/>
    <w:link w:val="CommentSubjectChar"/>
    <w:uiPriority w:val="99"/>
    <w:semiHidden/>
    <w:unhideWhenUsed/>
    <w:rsid w:val="005B62BE"/>
    <w:rPr>
      <w:b/>
      <w:bCs/>
    </w:rPr>
  </w:style>
  <w:style w:type="character" w:customStyle="1" w:styleId="CommentSubjectChar">
    <w:name w:val="Comment Subject Char"/>
    <w:basedOn w:val="CommentTextChar"/>
    <w:link w:val="CommentSubject"/>
    <w:uiPriority w:val="99"/>
    <w:semiHidden/>
    <w:rsid w:val="005B62BE"/>
    <w:rPr>
      <w:b/>
      <w:bCs/>
      <w:sz w:val="20"/>
      <w:szCs w:val="20"/>
    </w:rPr>
  </w:style>
  <w:style w:type="paragraph" w:styleId="BalloonText">
    <w:name w:val="Balloon Text"/>
    <w:basedOn w:val="Normal"/>
    <w:link w:val="BalloonTextChar"/>
    <w:uiPriority w:val="99"/>
    <w:semiHidden/>
    <w:unhideWhenUsed/>
    <w:rsid w:val="005B62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2BE"/>
    <w:rPr>
      <w:rFonts w:ascii="Segoe UI" w:hAnsi="Segoe UI" w:cs="Segoe UI"/>
      <w:sz w:val="18"/>
      <w:szCs w:val="18"/>
    </w:rPr>
  </w:style>
  <w:style w:type="character" w:customStyle="1" w:styleId="Heading3Char">
    <w:name w:val="Heading 3 Char"/>
    <w:basedOn w:val="DefaultParagraphFont"/>
    <w:link w:val="Heading3"/>
    <w:uiPriority w:val="9"/>
    <w:rsid w:val="002303FD"/>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B50DB1"/>
    <w:pPr>
      <w:spacing w:after="100"/>
      <w:ind w:left="440"/>
    </w:pPr>
  </w:style>
  <w:style w:type="table" w:customStyle="1" w:styleId="TableGrid1">
    <w:name w:val="Table Grid1"/>
    <w:basedOn w:val="TableNormal"/>
    <w:next w:val="TableGrid"/>
    <w:uiPriority w:val="39"/>
    <w:rsid w:val="0043551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4355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2061DE"/>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D62C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5019">
      <w:bodyDiv w:val="1"/>
      <w:marLeft w:val="0"/>
      <w:marRight w:val="0"/>
      <w:marTop w:val="0"/>
      <w:marBottom w:val="0"/>
      <w:divBdr>
        <w:top w:val="none" w:sz="0" w:space="0" w:color="auto"/>
        <w:left w:val="none" w:sz="0" w:space="0" w:color="auto"/>
        <w:bottom w:val="none" w:sz="0" w:space="0" w:color="auto"/>
        <w:right w:val="none" w:sz="0" w:space="0" w:color="auto"/>
      </w:divBdr>
    </w:div>
    <w:div w:id="66999028">
      <w:bodyDiv w:val="1"/>
      <w:marLeft w:val="0"/>
      <w:marRight w:val="0"/>
      <w:marTop w:val="0"/>
      <w:marBottom w:val="0"/>
      <w:divBdr>
        <w:top w:val="none" w:sz="0" w:space="0" w:color="auto"/>
        <w:left w:val="none" w:sz="0" w:space="0" w:color="auto"/>
        <w:bottom w:val="none" w:sz="0" w:space="0" w:color="auto"/>
        <w:right w:val="none" w:sz="0" w:space="0" w:color="auto"/>
      </w:divBdr>
    </w:div>
    <w:div w:id="118501620">
      <w:bodyDiv w:val="1"/>
      <w:marLeft w:val="0"/>
      <w:marRight w:val="0"/>
      <w:marTop w:val="0"/>
      <w:marBottom w:val="0"/>
      <w:divBdr>
        <w:top w:val="none" w:sz="0" w:space="0" w:color="auto"/>
        <w:left w:val="none" w:sz="0" w:space="0" w:color="auto"/>
        <w:bottom w:val="none" w:sz="0" w:space="0" w:color="auto"/>
        <w:right w:val="none" w:sz="0" w:space="0" w:color="auto"/>
      </w:divBdr>
    </w:div>
    <w:div w:id="183715733">
      <w:bodyDiv w:val="1"/>
      <w:marLeft w:val="0"/>
      <w:marRight w:val="0"/>
      <w:marTop w:val="0"/>
      <w:marBottom w:val="0"/>
      <w:divBdr>
        <w:top w:val="none" w:sz="0" w:space="0" w:color="auto"/>
        <w:left w:val="none" w:sz="0" w:space="0" w:color="auto"/>
        <w:bottom w:val="none" w:sz="0" w:space="0" w:color="auto"/>
        <w:right w:val="none" w:sz="0" w:space="0" w:color="auto"/>
      </w:divBdr>
    </w:div>
    <w:div w:id="279991858">
      <w:bodyDiv w:val="1"/>
      <w:marLeft w:val="0"/>
      <w:marRight w:val="0"/>
      <w:marTop w:val="0"/>
      <w:marBottom w:val="0"/>
      <w:divBdr>
        <w:top w:val="none" w:sz="0" w:space="0" w:color="auto"/>
        <w:left w:val="none" w:sz="0" w:space="0" w:color="auto"/>
        <w:bottom w:val="none" w:sz="0" w:space="0" w:color="auto"/>
        <w:right w:val="none" w:sz="0" w:space="0" w:color="auto"/>
      </w:divBdr>
    </w:div>
    <w:div w:id="292950738">
      <w:bodyDiv w:val="1"/>
      <w:marLeft w:val="0"/>
      <w:marRight w:val="0"/>
      <w:marTop w:val="0"/>
      <w:marBottom w:val="0"/>
      <w:divBdr>
        <w:top w:val="none" w:sz="0" w:space="0" w:color="auto"/>
        <w:left w:val="none" w:sz="0" w:space="0" w:color="auto"/>
        <w:bottom w:val="none" w:sz="0" w:space="0" w:color="auto"/>
        <w:right w:val="none" w:sz="0" w:space="0" w:color="auto"/>
      </w:divBdr>
    </w:div>
    <w:div w:id="372384213">
      <w:bodyDiv w:val="1"/>
      <w:marLeft w:val="0"/>
      <w:marRight w:val="0"/>
      <w:marTop w:val="0"/>
      <w:marBottom w:val="0"/>
      <w:divBdr>
        <w:top w:val="none" w:sz="0" w:space="0" w:color="auto"/>
        <w:left w:val="none" w:sz="0" w:space="0" w:color="auto"/>
        <w:bottom w:val="none" w:sz="0" w:space="0" w:color="auto"/>
        <w:right w:val="none" w:sz="0" w:space="0" w:color="auto"/>
      </w:divBdr>
    </w:div>
    <w:div w:id="518088753">
      <w:bodyDiv w:val="1"/>
      <w:marLeft w:val="0"/>
      <w:marRight w:val="0"/>
      <w:marTop w:val="0"/>
      <w:marBottom w:val="0"/>
      <w:divBdr>
        <w:top w:val="none" w:sz="0" w:space="0" w:color="auto"/>
        <w:left w:val="none" w:sz="0" w:space="0" w:color="auto"/>
        <w:bottom w:val="none" w:sz="0" w:space="0" w:color="auto"/>
        <w:right w:val="none" w:sz="0" w:space="0" w:color="auto"/>
      </w:divBdr>
    </w:div>
    <w:div w:id="636375846">
      <w:bodyDiv w:val="1"/>
      <w:marLeft w:val="0"/>
      <w:marRight w:val="0"/>
      <w:marTop w:val="0"/>
      <w:marBottom w:val="0"/>
      <w:divBdr>
        <w:top w:val="none" w:sz="0" w:space="0" w:color="auto"/>
        <w:left w:val="none" w:sz="0" w:space="0" w:color="auto"/>
        <w:bottom w:val="none" w:sz="0" w:space="0" w:color="auto"/>
        <w:right w:val="none" w:sz="0" w:space="0" w:color="auto"/>
      </w:divBdr>
    </w:div>
    <w:div w:id="645814509">
      <w:bodyDiv w:val="1"/>
      <w:marLeft w:val="0"/>
      <w:marRight w:val="0"/>
      <w:marTop w:val="0"/>
      <w:marBottom w:val="0"/>
      <w:divBdr>
        <w:top w:val="none" w:sz="0" w:space="0" w:color="auto"/>
        <w:left w:val="none" w:sz="0" w:space="0" w:color="auto"/>
        <w:bottom w:val="none" w:sz="0" w:space="0" w:color="auto"/>
        <w:right w:val="none" w:sz="0" w:space="0" w:color="auto"/>
      </w:divBdr>
    </w:div>
    <w:div w:id="719204977">
      <w:bodyDiv w:val="1"/>
      <w:marLeft w:val="0"/>
      <w:marRight w:val="0"/>
      <w:marTop w:val="0"/>
      <w:marBottom w:val="0"/>
      <w:divBdr>
        <w:top w:val="none" w:sz="0" w:space="0" w:color="auto"/>
        <w:left w:val="none" w:sz="0" w:space="0" w:color="auto"/>
        <w:bottom w:val="none" w:sz="0" w:space="0" w:color="auto"/>
        <w:right w:val="none" w:sz="0" w:space="0" w:color="auto"/>
      </w:divBdr>
    </w:div>
    <w:div w:id="729690230">
      <w:bodyDiv w:val="1"/>
      <w:marLeft w:val="0"/>
      <w:marRight w:val="0"/>
      <w:marTop w:val="0"/>
      <w:marBottom w:val="0"/>
      <w:divBdr>
        <w:top w:val="none" w:sz="0" w:space="0" w:color="auto"/>
        <w:left w:val="none" w:sz="0" w:space="0" w:color="auto"/>
        <w:bottom w:val="none" w:sz="0" w:space="0" w:color="auto"/>
        <w:right w:val="none" w:sz="0" w:space="0" w:color="auto"/>
      </w:divBdr>
    </w:div>
    <w:div w:id="831139502">
      <w:bodyDiv w:val="1"/>
      <w:marLeft w:val="0"/>
      <w:marRight w:val="0"/>
      <w:marTop w:val="0"/>
      <w:marBottom w:val="0"/>
      <w:divBdr>
        <w:top w:val="none" w:sz="0" w:space="0" w:color="auto"/>
        <w:left w:val="none" w:sz="0" w:space="0" w:color="auto"/>
        <w:bottom w:val="none" w:sz="0" w:space="0" w:color="auto"/>
        <w:right w:val="none" w:sz="0" w:space="0" w:color="auto"/>
      </w:divBdr>
    </w:div>
    <w:div w:id="876242126">
      <w:bodyDiv w:val="1"/>
      <w:marLeft w:val="0"/>
      <w:marRight w:val="0"/>
      <w:marTop w:val="0"/>
      <w:marBottom w:val="0"/>
      <w:divBdr>
        <w:top w:val="none" w:sz="0" w:space="0" w:color="auto"/>
        <w:left w:val="none" w:sz="0" w:space="0" w:color="auto"/>
        <w:bottom w:val="none" w:sz="0" w:space="0" w:color="auto"/>
        <w:right w:val="none" w:sz="0" w:space="0" w:color="auto"/>
      </w:divBdr>
    </w:div>
    <w:div w:id="884482815">
      <w:bodyDiv w:val="1"/>
      <w:marLeft w:val="0"/>
      <w:marRight w:val="0"/>
      <w:marTop w:val="0"/>
      <w:marBottom w:val="0"/>
      <w:divBdr>
        <w:top w:val="none" w:sz="0" w:space="0" w:color="auto"/>
        <w:left w:val="none" w:sz="0" w:space="0" w:color="auto"/>
        <w:bottom w:val="none" w:sz="0" w:space="0" w:color="auto"/>
        <w:right w:val="none" w:sz="0" w:space="0" w:color="auto"/>
      </w:divBdr>
    </w:div>
    <w:div w:id="916593629">
      <w:bodyDiv w:val="1"/>
      <w:marLeft w:val="0"/>
      <w:marRight w:val="0"/>
      <w:marTop w:val="0"/>
      <w:marBottom w:val="0"/>
      <w:divBdr>
        <w:top w:val="none" w:sz="0" w:space="0" w:color="auto"/>
        <w:left w:val="none" w:sz="0" w:space="0" w:color="auto"/>
        <w:bottom w:val="none" w:sz="0" w:space="0" w:color="auto"/>
        <w:right w:val="none" w:sz="0" w:space="0" w:color="auto"/>
      </w:divBdr>
    </w:div>
    <w:div w:id="997422663">
      <w:bodyDiv w:val="1"/>
      <w:marLeft w:val="0"/>
      <w:marRight w:val="0"/>
      <w:marTop w:val="0"/>
      <w:marBottom w:val="0"/>
      <w:divBdr>
        <w:top w:val="none" w:sz="0" w:space="0" w:color="auto"/>
        <w:left w:val="none" w:sz="0" w:space="0" w:color="auto"/>
        <w:bottom w:val="none" w:sz="0" w:space="0" w:color="auto"/>
        <w:right w:val="none" w:sz="0" w:space="0" w:color="auto"/>
      </w:divBdr>
    </w:div>
    <w:div w:id="1048532379">
      <w:bodyDiv w:val="1"/>
      <w:marLeft w:val="0"/>
      <w:marRight w:val="0"/>
      <w:marTop w:val="0"/>
      <w:marBottom w:val="0"/>
      <w:divBdr>
        <w:top w:val="none" w:sz="0" w:space="0" w:color="auto"/>
        <w:left w:val="none" w:sz="0" w:space="0" w:color="auto"/>
        <w:bottom w:val="none" w:sz="0" w:space="0" w:color="auto"/>
        <w:right w:val="none" w:sz="0" w:space="0" w:color="auto"/>
      </w:divBdr>
    </w:div>
    <w:div w:id="1102452966">
      <w:bodyDiv w:val="1"/>
      <w:marLeft w:val="0"/>
      <w:marRight w:val="0"/>
      <w:marTop w:val="0"/>
      <w:marBottom w:val="0"/>
      <w:divBdr>
        <w:top w:val="none" w:sz="0" w:space="0" w:color="auto"/>
        <w:left w:val="none" w:sz="0" w:space="0" w:color="auto"/>
        <w:bottom w:val="none" w:sz="0" w:space="0" w:color="auto"/>
        <w:right w:val="none" w:sz="0" w:space="0" w:color="auto"/>
      </w:divBdr>
    </w:div>
    <w:div w:id="1152211948">
      <w:bodyDiv w:val="1"/>
      <w:marLeft w:val="0"/>
      <w:marRight w:val="0"/>
      <w:marTop w:val="0"/>
      <w:marBottom w:val="0"/>
      <w:divBdr>
        <w:top w:val="none" w:sz="0" w:space="0" w:color="auto"/>
        <w:left w:val="none" w:sz="0" w:space="0" w:color="auto"/>
        <w:bottom w:val="none" w:sz="0" w:space="0" w:color="auto"/>
        <w:right w:val="none" w:sz="0" w:space="0" w:color="auto"/>
      </w:divBdr>
    </w:div>
    <w:div w:id="1365902332">
      <w:bodyDiv w:val="1"/>
      <w:marLeft w:val="0"/>
      <w:marRight w:val="0"/>
      <w:marTop w:val="0"/>
      <w:marBottom w:val="0"/>
      <w:divBdr>
        <w:top w:val="none" w:sz="0" w:space="0" w:color="auto"/>
        <w:left w:val="none" w:sz="0" w:space="0" w:color="auto"/>
        <w:bottom w:val="none" w:sz="0" w:space="0" w:color="auto"/>
        <w:right w:val="none" w:sz="0" w:space="0" w:color="auto"/>
      </w:divBdr>
    </w:div>
    <w:div w:id="1470397180">
      <w:bodyDiv w:val="1"/>
      <w:marLeft w:val="0"/>
      <w:marRight w:val="0"/>
      <w:marTop w:val="0"/>
      <w:marBottom w:val="0"/>
      <w:divBdr>
        <w:top w:val="none" w:sz="0" w:space="0" w:color="auto"/>
        <w:left w:val="none" w:sz="0" w:space="0" w:color="auto"/>
        <w:bottom w:val="none" w:sz="0" w:space="0" w:color="auto"/>
        <w:right w:val="none" w:sz="0" w:space="0" w:color="auto"/>
      </w:divBdr>
    </w:div>
    <w:div w:id="1532568360">
      <w:bodyDiv w:val="1"/>
      <w:marLeft w:val="0"/>
      <w:marRight w:val="0"/>
      <w:marTop w:val="0"/>
      <w:marBottom w:val="0"/>
      <w:divBdr>
        <w:top w:val="none" w:sz="0" w:space="0" w:color="auto"/>
        <w:left w:val="none" w:sz="0" w:space="0" w:color="auto"/>
        <w:bottom w:val="none" w:sz="0" w:space="0" w:color="auto"/>
        <w:right w:val="none" w:sz="0" w:space="0" w:color="auto"/>
      </w:divBdr>
    </w:div>
    <w:div w:id="1567378871">
      <w:bodyDiv w:val="1"/>
      <w:marLeft w:val="0"/>
      <w:marRight w:val="0"/>
      <w:marTop w:val="0"/>
      <w:marBottom w:val="0"/>
      <w:divBdr>
        <w:top w:val="none" w:sz="0" w:space="0" w:color="auto"/>
        <w:left w:val="none" w:sz="0" w:space="0" w:color="auto"/>
        <w:bottom w:val="none" w:sz="0" w:space="0" w:color="auto"/>
        <w:right w:val="none" w:sz="0" w:space="0" w:color="auto"/>
      </w:divBdr>
    </w:div>
    <w:div w:id="1625430184">
      <w:bodyDiv w:val="1"/>
      <w:marLeft w:val="0"/>
      <w:marRight w:val="0"/>
      <w:marTop w:val="0"/>
      <w:marBottom w:val="0"/>
      <w:divBdr>
        <w:top w:val="none" w:sz="0" w:space="0" w:color="auto"/>
        <w:left w:val="none" w:sz="0" w:space="0" w:color="auto"/>
        <w:bottom w:val="none" w:sz="0" w:space="0" w:color="auto"/>
        <w:right w:val="none" w:sz="0" w:space="0" w:color="auto"/>
      </w:divBdr>
    </w:div>
    <w:div w:id="1659259466">
      <w:bodyDiv w:val="1"/>
      <w:marLeft w:val="0"/>
      <w:marRight w:val="0"/>
      <w:marTop w:val="0"/>
      <w:marBottom w:val="0"/>
      <w:divBdr>
        <w:top w:val="none" w:sz="0" w:space="0" w:color="auto"/>
        <w:left w:val="none" w:sz="0" w:space="0" w:color="auto"/>
        <w:bottom w:val="none" w:sz="0" w:space="0" w:color="auto"/>
        <w:right w:val="none" w:sz="0" w:space="0" w:color="auto"/>
      </w:divBdr>
    </w:div>
    <w:div w:id="1767920086">
      <w:bodyDiv w:val="1"/>
      <w:marLeft w:val="0"/>
      <w:marRight w:val="0"/>
      <w:marTop w:val="0"/>
      <w:marBottom w:val="0"/>
      <w:divBdr>
        <w:top w:val="none" w:sz="0" w:space="0" w:color="auto"/>
        <w:left w:val="none" w:sz="0" w:space="0" w:color="auto"/>
        <w:bottom w:val="none" w:sz="0" w:space="0" w:color="auto"/>
        <w:right w:val="none" w:sz="0" w:space="0" w:color="auto"/>
      </w:divBdr>
    </w:div>
    <w:div w:id="1938172111">
      <w:bodyDiv w:val="1"/>
      <w:marLeft w:val="0"/>
      <w:marRight w:val="0"/>
      <w:marTop w:val="0"/>
      <w:marBottom w:val="0"/>
      <w:divBdr>
        <w:top w:val="none" w:sz="0" w:space="0" w:color="auto"/>
        <w:left w:val="none" w:sz="0" w:space="0" w:color="auto"/>
        <w:bottom w:val="none" w:sz="0" w:space="0" w:color="auto"/>
        <w:right w:val="none" w:sz="0" w:space="0" w:color="auto"/>
      </w:divBdr>
    </w:div>
    <w:div w:id="1946111755">
      <w:bodyDiv w:val="1"/>
      <w:marLeft w:val="0"/>
      <w:marRight w:val="0"/>
      <w:marTop w:val="0"/>
      <w:marBottom w:val="0"/>
      <w:divBdr>
        <w:top w:val="none" w:sz="0" w:space="0" w:color="auto"/>
        <w:left w:val="none" w:sz="0" w:space="0" w:color="auto"/>
        <w:bottom w:val="none" w:sz="0" w:space="0" w:color="auto"/>
        <w:right w:val="none" w:sz="0" w:space="0" w:color="auto"/>
      </w:divBdr>
    </w:div>
    <w:div w:id="1950970448">
      <w:bodyDiv w:val="1"/>
      <w:marLeft w:val="0"/>
      <w:marRight w:val="0"/>
      <w:marTop w:val="0"/>
      <w:marBottom w:val="0"/>
      <w:divBdr>
        <w:top w:val="none" w:sz="0" w:space="0" w:color="auto"/>
        <w:left w:val="none" w:sz="0" w:space="0" w:color="auto"/>
        <w:bottom w:val="none" w:sz="0" w:space="0" w:color="auto"/>
        <w:right w:val="none" w:sz="0" w:space="0" w:color="auto"/>
      </w:divBdr>
    </w:div>
    <w:div w:id="1990091162">
      <w:bodyDiv w:val="1"/>
      <w:marLeft w:val="0"/>
      <w:marRight w:val="0"/>
      <w:marTop w:val="0"/>
      <w:marBottom w:val="0"/>
      <w:divBdr>
        <w:top w:val="none" w:sz="0" w:space="0" w:color="auto"/>
        <w:left w:val="none" w:sz="0" w:space="0" w:color="auto"/>
        <w:bottom w:val="none" w:sz="0" w:space="0" w:color="auto"/>
        <w:right w:val="none" w:sz="0" w:space="0" w:color="auto"/>
      </w:divBdr>
    </w:div>
    <w:div w:id="1994286946">
      <w:bodyDiv w:val="1"/>
      <w:marLeft w:val="0"/>
      <w:marRight w:val="0"/>
      <w:marTop w:val="0"/>
      <w:marBottom w:val="0"/>
      <w:divBdr>
        <w:top w:val="none" w:sz="0" w:space="0" w:color="auto"/>
        <w:left w:val="none" w:sz="0" w:space="0" w:color="auto"/>
        <w:bottom w:val="none" w:sz="0" w:space="0" w:color="auto"/>
        <w:right w:val="none" w:sz="0" w:space="0" w:color="auto"/>
      </w:divBdr>
    </w:div>
    <w:div w:id="1999265352">
      <w:bodyDiv w:val="1"/>
      <w:marLeft w:val="0"/>
      <w:marRight w:val="0"/>
      <w:marTop w:val="0"/>
      <w:marBottom w:val="0"/>
      <w:divBdr>
        <w:top w:val="none" w:sz="0" w:space="0" w:color="auto"/>
        <w:left w:val="none" w:sz="0" w:space="0" w:color="auto"/>
        <w:bottom w:val="none" w:sz="0" w:space="0" w:color="auto"/>
        <w:right w:val="none" w:sz="0" w:space="0" w:color="auto"/>
      </w:divBdr>
    </w:div>
    <w:div w:id="2027827594">
      <w:bodyDiv w:val="1"/>
      <w:marLeft w:val="0"/>
      <w:marRight w:val="0"/>
      <w:marTop w:val="0"/>
      <w:marBottom w:val="0"/>
      <w:divBdr>
        <w:top w:val="none" w:sz="0" w:space="0" w:color="auto"/>
        <w:left w:val="none" w:sz="0" w:space="0" w:color="auto"/>
        <w:bottom w:val="none" w:sz="0" w:space="0" w:color="auto"/>
        <w:right w:val="none" w:sz="0" w:space="0" w:color="auto"/>
      </w:divBdr>
    </w:div>
    <w:div w:id="2036614066">
      <w:bodyDiv w:val="1"/>
      <w:marLeft w:val="0"/>
      <w:marRight w:val="0"/>
      <w:marTop w:val="0"/>
      <w:marBottom w:val="0"/>
      <w:divBdr>
        <w:top w:val="none" w:sz="0" w:space="0" w:color="auto"/>
        <w:left w:val="none" w:sz="0" w:space="0" w:color="auto"/>
        <w:bottom w:val="none" w:sz="0" w:space="0" w:color="auto"/>
        <w:right w:val="none" w:sz="0" w:space="0" w:color="auto"/>
      </w:divBdr>
    </w:div>
    <w:div w:id="212410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twitter.com/home"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javascripting.com/view/big-js" TargetMode="External"/><Relationship Id="rId42" Type="http://schemas.openxmlformats.org/officeDocument/2006/relationships/hyperlink" Target="https://github.com/ChatScript/ChatScript" TargetMode="External"/><Relationship Id="rId47"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amy.app/" TargetMode="External"/><Relationship Id="rId38" Type="http://schemas.openxmlformats.org/officeDocument/2006/relationships/hyperlink" Target="https://www.google.com/" TargetMode="External"/><Relationship Id="rId46" Type="http://schemas.openxmlformats.org/officeDocument/2006/relationships/hyperlink" Target="http://thesis.cs.ihu.gr/phpmyadmin/index.php?token=948f2d35b2f936f268ea2a0919d8a39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docs.microsoft.com/en-us/dotnet/csharp/tour-of-csharp/tutorial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youtube.com/watch?v=cA0vHYzGR8s" TargetMode="External"/><Relationship Id="rId40" Type="http://schemas.openxmlformats.org/officeDocument/2006/relationships/hyperlink" Target="https://www.javascript.com/" TargetMode="External"/><Relationship Id="rId45" Type="http://schemas.openxmlformats.org/officeDocument/2006/relationships/hyperlink" Target="https://www.google.com/intl/el_GR/chrom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eveloper.mozilla.org/en-US/docs/Web/API/Web_Speech_API"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chrome.google.com/webstore/detail/ramanujan-math-bot/enbibnfjmkjmnahfmnmcplhikdhhaeph"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rivescript.com/" TargetMode="External"/><Relationship Id="rId43" Type="http://schemas.openxmlformats.org/officeDocument/2006/relationships/hyperlink" Target="https://www.cplusplus.com/" TargetMode="External"/><Relationship Id="rId48" Type="http://schemas.microsoft.com/office/2011/relationships/people" Target="peop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51292-DFD9-4113-A316-2ADED6592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37</Pages>
  <Words>6408</Words>
  <Characters>36528</Characters>
  <Application>Microsoft Office Word</Application>
  <DocSecurity>0</DocSecurity>
  <Lines>304</Lines>
  <Paragraphs>85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Grizli777</Company>
  <LinksUpToDate>false</LinksUpToDate>
  <CharactersWithSpaces>42851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OpenCourses</dc:creator>
  <cp:keywords/>
  <dc:description/>
  <cp:lastModifiedBy>Microsoft account</cp:lastModifiedBy>
  <cp:revision>6</cp:revision>
  <dcterms:created xsi:type="dcterms:W3CDTF">2021-02-24T19:23:00Z</dcterms:created>
  <dcterms:modified xsi:type="dcterms:W3CDTF">2021-02-25T09:45:00Z</dcterms:modified>
</cp:coreProperties>
</file>